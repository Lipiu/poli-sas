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j3q0n5nyzpqq" w:id="0"/>
      <w:bookmarkEnd w:id="0"/>
      <w:ins w:author="Andreea Sima" w:id="1" w:date="2025-09-15T21:27:39Z">
        <w:r w:rsidDel="00000000" w:rsidR="00000000" w:rsidRPr="00000000">
          <w:rPr>
            <w:rtl w:val="0"/>
          </w:rPr>
          <w:t xml:space="preserve">  </w:t>
        </w:r>
      </w:ins>
      <w:ins w:author="Stefan David" w:id="2" w:date="2024-05-07T20:31:32Z">
        <w:r w:rsidDel="00000000" w:rsidR="00000000" w:rsidRPr="00000000">
          <w:rPr>
            <w:rtl w:val="0"/>
          </w:rPr>
          <w:t xml:space="preserve">       </w:t>
        </w:r>
      </w:ins>
      <w:r w:rsidDel="00000000" w:rsidR="00000000" w:rsidRPr="00000000">
        <w:rPr>
          <w:rtl w:val="0"/>
        </w:rPr>
        <w:t xml:space="preserve">Capitol 01: Introducere</w:t>
      </w:r>
    </w:p>
    <w:p w:rsidR="00000000" w:rsidDel="00000000" w:rsidP="00000000" w:rsidRDefault="00000000" w:rsidRPr="00000000" w14:paraId="00000002">
      <w:pPr>
        <w:pageBreakBefore w:val="0"/>
        <w:rPr/>
      </w:pPr>
      <w:r w:rsidDel="00000000" w:rsidR="00000000" w:rsidRPr="00000000">
        <w:rPr>
          <w:rtl w:val="0"/>
        </w:rPr>
        <w:t xml:space="preserve">Fie situația: Vrei să dezvolți o aplicație / soluție software. Ce decizii iei? Ce întrebări îți pui?</w:t>
      </w:r>
    </w:p>
    <w:p w:rsidR="00000000" w:rsidDel="00000000" w:rsidP="00000000" w:rsidRDefault="00000000" w:rsidRPr="00000000" w14:paraId="00000003">
      <w:pPr>
        <w:pageBreakBefore w:val="0"/>
        <w:rPr/>
      </w:pPr>
      <w:r w:rsidDel="00000000" w:rsidR="00000000" w:rsidRPr="00000000">
        <w:rPr>
          <w:rtl w:val="0"/>
        </w:rPr>
        <w:t xml:space="preserve">limbaj de programare, framework-uri, biblioteci</w:t>
      </w:r>
    </w:p>
    <w:p w:rsidR="00000000" w:rsidDel="00000000" w:rsidP="00000000" w:rsidRDefault="00000000" w:rsidRPr="00000000" w14:paraId="00000004">
      <w:pPr>
        <w:pageBreakBefore w:val="0"/>
        <w:rPr/>
      </w:pPr>
      <w:r w:rsidDel="00000000" w:rsidR="00000000" w:rsidRPr="00000000">
        <w:rPr>
          <w:rtl w:val="0"/>
        </w:rPr>
        <w:t xml:space="preserve">Dezvoltarea aplicației înseamnă parte creativă dar și parte de conectare / refolosire de componente software existente. Componentele expun de regulă un API (Application Programming Interface).</w:t>
      </w:r>
    </w:p>
    <w:p w:rsidR="00000000" w:rsidDel="00000000" w:rsidP="00000000" w:rsidRDefault="00000000" w:rsidRPr="00000000" w14:paraId="00000005">
      <w:pPr>
        <w:pageBreakBefore w:val="0"/>
        <w:rPr/>
      </w:pPr>
      <w:r w:rsidDel="00000000" w:rsidR="00000000" w:rsidRPr="00000000">
        <w:rPr>
          <w:rtl w:val="0"/>
        </w:rPr>
        <w:t xml:space="preserve">Abilități necesare: parcurgerea documentației, înțelegerea API-ului, folosirea corespunzătoare a API-ului, înțelegerea implementării altor componente software, înțelegerea deciziilor de design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La baza tuturor aplicațiilor, framework-urilor sau bibliotecilor stă software-ul de sistem (system so</w:t>
      </w:r>
      <w:ins w:author="Sergiu Constantin" w:id="3" w:date="2024-07-09T16:23:08Z">
        <w:del w:author="Mihai Cocos" w:id="4" w:date="2025-05-13T18:00:26Z">
          <w:r w:rsidDel="00000000" w:rsidR="00000000" w:rsidRPr="00000000">
            <w:rPr>
              <w:rtl w:val="0"/>
            </w:rPr>
            <w:delText xml:space="preserve">Y</w:delText>
          </w:r>
        </w:del>
      </w:ins>
      <w:ins w:author="Alex Adrian" w:id="5" w:date="2025-02-08T12:43:14Z">
        <w:r w:rsidDel="00000000" w:rsidR="00000000" w:rsidRPr="00000000">
          <w:rPr>
            <w:rtl w:val="0"/>
          </w:rPr>
          <w:t xml:space="preserve"> </w:t>
        </w:r>
      </w:ins>
      <w:r w:rsidDel="00000000" w:rsidR="00000000" w:rsidRPr="00000000">
        <w:rPr>
          <w:rtl w:val="0"/>
        </w:rPr>
        <w:t xml:space="preserve">ftware) sau programe de bază sau low-level software. Acesta este compus din sistemul de operare și bibliotecile standard. În stiva software a unui sistem, un apel al unei aplicații ajunge la low-level software.</w:t>
      </w:r>
    </w:p>
    <w:p w:rsidR="00000000" w:rsidDel="00000000" w:rsidP="00000000" w:rsidRDefault="00000000" w:rsidRPr="00000000" w14:paraId="00000007">
      <w:pPr>
        <w:pageBreakBefore w:val="0"/>
        <w:rPr/>
      </w:pPr>
      <w:r w:rsidDel="00000000" w:rsidR="00000000" w:rsidRPr="00000000">
        <w:rPr>
          <w:rtl w:val="0"/>
        </w:rPr>
        <w:t xml:space="preserve">Urmărim ca aplicațiile să fie robuste, performante și eficiente. Trebuie să înțelegem stiva software, inclusiv software-ul de sistem, ca să luăm deciziile potrivite.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Altă situație: Avem de îmbunătățit o soluție / aplicație. Ce urmărim? Ce decizii luăm?</w:t>
      </w:r>
    </w:p>
    <w:p w:rsidR="00000000" w:rsidDel="00000000" w:rsidP="00000000" w:rsidRDefault="00000000" w:rsidRPr="00000000" w14:paraId="0000000A">
      <w:pPr>
        <w:pageBreakBefore w:val="0"/>
        <w:rPr/>
      </w:pPr>
      <w:r w:rsidDel="00000000" w:rsidR="00000000" w:rsidRPr="00000000">
        <w:rPr>
          <w:rtl w:val="0"/>
        </w:rPr>
        <w:t xml:space="preserve">Îmbunătățirea înseamnă ca aplicația să fie mai robustă, mai sigură, mai performantă, mai eficientă. Trebuie analizată (benchmarking, profiling) și apoi îmbunătățită.</w:t>
      </w:r>
    </w:p>
    <w:p w:rsidR="00000000" w:rsidDel="00000000" w:rsidP="00000000" w:rsidRDefault="00000000" w:rsidRPr="00000000" w14:paraId="0000000B">
      <w:pPr>
        <w:pageBreakBefore w:val="0"/>
        <w:rPr/>
      </w:pPr>
      <w:r w:rsidDel="00000000" w:rsidR="00000000" w:rsidRPr="00000000">
        <w:rPr>
          <w:rtl w:val="0"/>
        </w:rPr>
        <w:t xml:space="preserve">Trebuie să înțelegem aplicația, să parcurgem implementarea, să vedem ce componente software o formează, pe ce framework-uri se bazează, cum folosește componentele low-level.</w:t>
      </w:r>
    </w:p>
    <w:p w:rsidR="00000000" w:rsidDel="00000000" w:rsidP="00000000" w:rsidRDefault="00000000" w:rsidRPr="00000000" w14:paraId="0000000C">
      <w:pPr>
        <w:pageBreakBefore w:val="0"/>
        <w:rPr/>
      </w:pPr>
      <w:r w:rsidDel="00000000" w:rsidR="00000000" w:rsidRPr="00000000">
        <w:rPr>
          <w:rtl w:val="0"/>
        </w:rPr>
        <w:t xml:space="preserve">Înțelegând componentele software de care depinde (inclusiv cele low-level, care cuprind sistemul de operare) putem modifica aplicația pentru a folosi mai robust, mai sigur, mai performant, mai eficient implementările din aceste componente.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În urma cursului de Sisteme de operare urmărim să dezvoltăm aplicații mai bune (mai robuste, mai performante, mai eficiente) înțelegând stiva software din sisteme de calcul moderne și rolul și impactul componentelor software low-level (care cuprind sistemul de operare). Având înțelegerea funcționării componentelor low-level putem să dezvoltăm aplicații noi mai bune sau să îmbunătățim aplicațiile existente.</w:t>
      </w:r>
    </w:p>
    <w:p w:rsidR="00000000" w:rsidDel="00000000" w:rsidP="00000000" w:rsidRDefault="00000000" w:rsidRPr="00000000" w14:paraId="0000000F">
      <w:pPr>
        <w:pStyle w:val="Heading1"/>
        <w:pageBreakBefore w:val="0"/>
        <w:rPr/>
      </w:pPr>
      <w:bookmarkStart w:colFirst="0" w:colLast="0" w:name="_ht3ew0gnsggj" w:id="1"/>
      <w:bookmarkEnd w:id="1"/>
      <w:r w:rsidDel="00000000" w:rsidR="00000000" w:rsidRPr="00000000">
        <w:rPr>
          <w:rtl w:val="0"/>
        </w:rPr>
        <w:t xml:space="preserve">Nevoia de sistem de operare</w:t>
      </w:r>
    </w:p>
    <w:p w:rsidR="00000000" w:rsidDel="00000000" w:rsidP="00000000" w:rsidRDefault="00000000" w:rsidRPr="00000000" w14:paraId="00000010">
      <w:pPr>
        <w:pageBreakBefore w:val="0"/>
        <w:rPr/>
      </w:pPr>
      <w:r w:rsidDel="00000000" w:rsidR="00000000" w:rsidRPr="00000000">
        <w:rPr>
          <w:rtl w:val="0"/>
        </w:rPr>
        <w:t xml:space="preserve">Un dispozitiv (sistem de calcul simplu) face un singur tip de acțiune: o lanternă luminează când se atinge un buton, un ceas afișează ora și sună alarma. Aceste dispozitive au codificată funcționarea în hardware sau pot avea software minimal. Software-ul rulează direct pe hardware (procesor, memorie, I/O) fără alte componente software.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Apar dispozitive smart, cu mai multe nevoi și mai multe funcționalități: mai multe aplicații. Telefoanele mobile au trecut de la terminale simple la telefoane inteligente (smart phones). La fel ceasurile (smart watch), televizoarele (smart TV).</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Nevoia de mai multe funcționalități / aplicații are două consecințe:</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hardware mai puternic, mai performant</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medierea accesului la resursele hardware</w:t>
      </w:r>
    </w:p>
    <w:p w:rsidR="00000000" w:rsidDel="00000000" w:rsidP="00000000" w:rsidRDefault="00000000" w:rsidRPr="00000000" w14:paraId="00000017">
      <w:pPr>
        <w:pageBreakBefore w:val="0"/>
        <w:rPr/>
      </w:pPr>
      <w:r w:rsidDel="00000000" w:rsidR="00000000" w:rsidRPr="00000000">
        <w:rPr>
          <w:rtl w:val="0"/>
        </w:rPr>
        <w:t xml:space="preserve">Al doilea rol e îndeplinit de sistemul de operare. Sistemele de operare apar pe sistemele de calcul care rulează mai multe aplicații.</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Fără sistemul de operare, aplicațiile ar accesa arbitrar resursele hardware și nu ar funcționa corespunzător.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Mai mult, aplicațiile rău voitoare (malicious applications, malware) ar abuza de lipsa de mediere și ar corupe intenționat resursele sistemului și funcționarea altor aplicații.</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Sistemul de operare este componenta software folosită pentru a asigura buna funcționare a sistemului. Are rolul de arbitru și gardian al resurselor sistemului. Aplicațiile trebuie să aibă acces sigur (izolat), echitabil (să nu acapareze o singură aplicație) la resursele sistemului.</w:t>
      </w:r>
    </w:p>
    <w:p w:rsidR="00000000" w:rsidDel="00000000" w:rsidP="00000000" w:rsidRDefault="00000000" w:rsidRPr="00000000" w14:paraId="0000001E">
      <w:pPr>
        <w:pStyle w:val="Heading1"/>
        <w:pageBreakBefore w:val="0"/>
        <w:rPr/>
      </w:pPr>
      <w:bookmarkStart w:colFirst="0" w:colLast="0" w:name="_3j8w3y1ux915" w:id="2"/>
      <w:bookmarkEnd w:id="2"/>
      <w:r w:rsidDel="00000000" w:rsidR="00000000" w:rsidRPr="00000000">
        <w:rPr>
          <w:rtl w:val="0"/>
        </w:rPr>
        <w:t xml:space="preserve">Modul privilegiat</w:t>
      </w:r>
    </w:p>
    <w:p w:rsidR="00000000" w:rsidDel="00000000" w:rsidP="00000000" w:rsidRDefault="00000000" w:rsidRPr="00000000" w14:paraId="0000001F">
      <w:pPr>
        <w:pageBreakBefore w:val="0"/>
        <w:rPr>
          <w:b w:val="1"/>
          <w:bCs w:val="1"/>
          <w:rPrChange w:author="User Test user" w:id="6" w:date="2024-05-09T21:31:29Z">
            <w:rPr/>
          </w:rPrChange>
        </w:rPr>
      </w:pPr>
      <w:r w:rsidDel="00000000" w:rsidR="00000000" w:rsidRPr="00000000">
        <w:rPr>
          <w:b w:val="1"/>
          <w:bCs w:val="1"/>
          <w:rtl w:val="0"/>
          <w:rPrChange w:author="User Test user" w:id="6" w:date="2024-05-09T21:31:29Z">
            <w:rPr/>
          </w:rPrChange>
        </w:rPr>
        <w:t xml:space="preserve">pentru rolul de mediere, sistemul de operare trebuie să ruleze într-un mod privilegiat, ca să nu poată fi corupt de aplicații potențial răuvoitoare</w:t>
      </w:r>
    </w:p>
    <w:p w:rsidR="00000000" w:rsidDel="00000000" w:rsidP="00000000" w:rsidRDefault="00000000" w:rsidRPr="00000000" w14:paraId="00000020">
      <w:pPr>
        <w:pageBreakBefore w:val="0"/>
        <w:rPr/>
      </w:pPr>
      <w:r w:rsidDel="00000000" w:rsidR="00000000" w:rsidRPr="00000000">
        <w:rPr>
          <w:b w:val="1"/>
          <w:bCs w:val="1"/>
          <w:rtl w:val="0"/>
          <w:rPrChange w:author="User Test user" w:id="7" w:date="2024-05-09T22:01:39Z">
            <w:rPr/>
          </w:rPrChange>
        </w:rPr>
        <w:t xml:space="preserve">procesoarele</w:t>
      </w:r>
      <w:r w:rsidDel="00000000" w:rsidR="00000000" w:rsidRPr="00000000">
        <w:rPr>
          <w:rtl w:val="0"/>
        </w:rPr>
        <w:t xml:space="preserve"> moderne oferă suport hardware pentru modul privilegiat (numit și </w:t>
      </w:r>
      <w:r w:rsidDel="00000000" w:rsidR="00000000" w:rsidRPr="00000000">
        <w:rPr>
          <w:b w:val="1"/>
          <w:bCs w:val="1"/>
          <w:rtl w:val="0"/>
          <w:rPrChange w:author="User Test user" w:id="8" w:date="2024-05-09T22:01:31Z">
            <w:rPr/>
          </w:rPrChange>
        </w:rPr>
        <w:t xml:space="preserve">kernel mode</w:t>
      </w:r>
      <w:r w:rsidDel="00000000" w:rsidR="00000000" w:rsidRPr="00000000">
        <w:rPr>
          <w:rtl w:val="0"/>
        </w:rPr>
        <w:t xml:space="preserve"> / space sau supervisor mode / space); aplicațiile rulează într-un mod neprivilegiat numit user mode / space sau application mode / space</w:t>
      </w:r>
    </w:p>
    <w:p w:rsidR="00000000" w:rsidDel="00000000" w:rsidP="00000000" w:rsidRDefault="00000000" w:rsidRPr="00000000" w14:paraId="00000021">
      <w:pPr>
        <w:pageBreakBefore w:val="0"/>
        <w:rPr/>
      </w:pPr>
      <w:r w:rsidDel="00000000" w:rsidR="00000000" w:rsidRPr="00000000">
        <w:rPr>
          <w:rtl w:val="0"/>
        </w:rPr>
        <w:t xml:space="preserve">modul privilegiat este inaccesibil aplicațiilor; sistemul de operare expune o interfață (system call interface, system API) prin care aplicațiile solicită acțiuni privilegiate sistemului de operare</w:t>
      </w:r>
    </w:p>
    <w:p w:rsidR="00000000" w:rsidDel="00000000" w:rsidP="00000000" w:rsidRDefault="00000000" w:rsidRPr="00000000" w14:paraId="00000022">
      <w:pPr>
        <w:pageBreakBefore w:val="0"/>
        <w:rPr/>
      </w:pPr>
      <w:r w:rsidDel="00000000" w:rsidR="00000000" w:rsidRPr="00000000">
        <w:rPr>
          <w:b w:val="1"/>
          <w:bCs w:val="1"/>
          <w:rtl w:val="0"/>
          <w:rPrChange w:author="User Test user" w:id="9" w:date="2024-05-09T21:25:11Z">
            <w:rPr/>
          </w:rPrChange>
        </w:rPr>
        <w:t xml:space="preserve">sistemul de operare are rolul unui furnizor de servicii privilegiate pentru aplicații; </w:t>
      </w:r>
      <w:r w:rsidDel="00000000" w:rsidR="00000000" w:rsidRPr="00000000">
        <w:rPr>
          <w:rtl w:val="0"/>
        </w:rPr>
        <w:t xml:space="preserve">o aplicație face o cerere, sistemul de operare verifică dacă aplicația are permisiunile necesare și realizează acțiunea cerută și întoarce rezultatul</w:t>
      </w:r>
    </w:p>
    <w:p w:rsidR="00000000" w:rsidDel="00000000" w:rsidP="00000000" w:rsidRDefault="00000000" w:rsidRPr="00000000" w14:paraId="00000023">
      <w:pPr>
        <w:pageBreakBefore w:val="0"/>
        <w:rPr/>
      </w:pPr>
      <w:r w:rsidDel="00000000" w:rsidR="00000000" w:rsidRPr="00000000">
        <w:rPr>
          <w:rtl w:val="0"/>
        </w:rPr>
        <w:t xml:space="preserve">sistemul de operare are astfel rol de furnizor de servicii privilegiate, arbitru al folosirii resurselor și monitor al bunei funcționării a sistemului</w:t>
      </w:r>
    </w:p>
    <w:p w:rsidR="00000000" w:rsidDel="00000000" w:rsidP="00000000" w:rsidRDefault="00000000" w:rsidRPr="00000000" w14:paraId="00000024">
      <w:pPr>
        <w:pageBreakBefore w:val="0"/>
        <w:rPr/>
      </w:pPr>
      <w:r w:rsidDel="00000000" w:rsidR="00000000" w:rsidRPr="00000000">
        <w:rPr>
          <w:rtl w:val="0"/>
        </w:rPr>
        <w:t xml:space="preserve">acțiuni privilegiate care pot fi solicitate de aplicații sunt: alocarea / dezalocarea de resurse pentru o aplicație, accesare resurselor de intrare / ieșire (I/O), comunicarea cu alte aplicații (inter-process communication) - pe același sistem sau pe alt sistem, crearea / încheierea de noi aplicații, configurarea de permisiuni pe resurse ale sistemului</w:t>
      </w:r>
    </w:p>
    <w:p w:rsidR="00000000" w:rsidDel="00000000" w:rsidP="00000000" w:rsidRDefault="00000000" w:rsidRPr="00000000" w14:paraId="00000025">
      <w:pPr>
        <w:pStyle w:val="Heading1"/>
        <w:pageBreakBefore w:val="0"/>
        <w:rPr/>
      </w:pPr>
      <w:bookmarkStart w:colFirst="0" w:colLast="0" w:name="_7ohskxnde1t2" w:id="3"/>
      <w:bookmarkEnd w:id="3"/>
      <w:r w:rsidDel="00000000" w:rsidR="00000000" w:rsidRPr="00000000">
        <w:rPr>
          <w:rtl w:val="0"/>
        </w:rPr>
        <w:t xml:space="preserve">Apeluri de sistem</w:t>
      </w:r>
    </w:p>
    <w:p w:rsidR="00000000" w:rsidDel="00000000" w:rsidP="00000000" w:rsidRDefault="00000000" w:rsidRPr="00000000" w14:paraId="00000026">
      <w:pPr>
        <w:pageBreakBefore w:val="0"/>
        <w:rPr/>
      </w:pPr>
      <w:r w:rsidDel="00000000" w:rsidR="00000000" w:rsidRPr="00000000">
        <w:rPr>
          <w:rtl w:val="0"/>
        </w:rPr>
        <w:t xml:space="preserve">Interfața expusă de sistemul de operare aplicațiilor pentru acțiuni privilegiate se numește interfața de sistem sau interfața de apeluri de sistem sau interfața de servicii de sistem. Un element (o funcționalitate, o funcție, o metodă) din această interfață este numită apel de sistem (system call, syscall) sau serviciu de sistem (system service).</w:t>
      </w:r>
    </w:p>
    <w:p w:rsidR="00000000" w:rsidDel="00000000" w:rsidP="00000000" w:rsidRDefault="00000000" w:rsidRPr="00000000" w14:paraId="00000027">
      <w:pPr>
        <w:pageBreakBefore w:val="0"/>
        <w:rPr/>
      </w:pPr>
      <w:r w:rsidDel="00000000" w:rsidR="00000000" w:rsidRPr="00000000">
        <w:rPr>
          <w:rtl w:val="0"/>
        </w:rPr>
        <w:t xml:space="preserve">Apelurile de sistem sunt în general referite printr-un nume și sunt asociate cu un număr. În Linux x86_64 apelurile de sistem se găsesc în /usr/include/asm/unistd_64.h. Sunt și aici </w:t>
      </w:r>
      <w:hyperlink r:id="rId6">
        <w:r w:rsidDel="00000000" w:rsidR="00000000" w:rsidRPr="00000000">
          <w:rPr>
            <w:color w:val="1155cc"/>
            <w:u w:val="single"/>
            <w:rtl w:val="0"/>
          </w:rPr>
          <w:t xml:space="preserve">https://syscalls.kernelgrok.com/</w:t>
        </w:r>
      </w:hyperlink>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Invocarea unui apel de sistem înseamnă schimbarea nivelului de privilegiu de la neprivilegiat (application mode) la privilegiat (supervisor mode). Se spune că un apel de sistem este un trap în modul privilegiat. După apelul de sistem se execută cod de sistem / privileg / kernel.</w:t>
      </w:r>
    </w:p>
    <w:p w:rsidR="00000000" w:rsidDel="00000000" w:rsidP="00000000" w:rsidRDefault="00000000" w:rsidRPr="00000000" w14:paraId="00000029">
      <w:pPr>
        <w:pageBreakBefore w:val="0"/>
        <w:rPr/>
      </w:pPr>
      <w:r w:rsidDel="00000000" w:rsidR="00000000" w:rsidRPr="00000000">
        <w:rPr>
          <w:rtl w:val="0"/>
        </w:rPr>
        <w:t xml:space="preserve">La revenirea din apel de sistem se trece înapoi în application mode.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demo: un program rulat la modul time ./a.out</w:t>
      </w:r>
    </w:p>
    <w:p w:rsidR="00000000" w:rsidDel="00000000" w:rsidP="00000000" w:rsidRDefault="00000000" w:rsidRPr="00000000" w14:paraId="0000002C">
      <w:pPr>
        <w:pageBreakBefore w:val="0"/>
        <w:rPr/>
      </w:pPr>
      <w:r w:rsidDel="00000000" w:rsidR="00000000" w:rsidRPr="00000000">
        <w:rPr>
          <w:rtl w:val="0"/>
        </w:rPr>
        <w:t xml:space="preserve">Se văd cei trei timpi: real (pe ceas), user (petrecut în application mode), sys (petrecut în supervisor mode)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demo: folosit strace pe o aplicație C și pe un program Python, văzut apelurile de sistem realizate</w:t>
      </w:r>
    </w:p>
    <w:p w:rsidR="00000000" w:rsidDel="00000000" w:rsidP="00000000" w:rsidRDefault="00000000" w:rsidRPr="00000000" w14:paraId="0000002F">
      <w:pPr>
        <w:pStyle w:val="Heading1"/>
        <w:pageBreakBefore w:val="0"/>
        <w:rPr/>
      </w:pPr>
      <w:bookmarkStart w:colFirst="0" w:colLast="0" w:name="_xnpgw27r94cv" w:id="4"/>
      <w:bookmarkEnd w:id="4"/>
      <w:r w:rsidDel="00000000" w:rsidR="00000000" w:rsidRPr="00000000">
        <w:rPr>
          <w:rtl w:val="0"/>
        </w:rPr>
        <w:t xml:space="preserve">Componente low-level. Stiva software</w:t>
      </w:r>
    </w:p>
    <w:p w:rsidR="00000000" w:rsidDel="00000000" w:rsidP="00000000" w:rsidRDefault="00000000" w:rsidRPr="00000000" w14:paraId="00000030">
      <w:pPr>
        <w:pageBreakBefore w:val="0"/>
        <w:rPr/>
      </w:pPr>
      <w:r w:rsidDel="00000000" w:rsidR="00000000" w:rsidRPr="00000000">
        <w:rPr>
          <w:rtl w:val="0"/>
        </w:rPr>
        <w:t xml:space="preserve">apelurile de sistem nu sunt în general folosite de un dezvoltator</w:t>
      </w:r>
    </w:p>
    <w:p w:rsidR="00000000" w:rsidDel="00000000" w:rsidP="00000000" w:rsidRDefault="00000000" w:rsidRPr="00000000" w14:paraId="00000031">
      <w:pPr>
        <w:pageBreakBefore w:val="0"/>
        <w:rPr/>
      </w:pPr>
      <w:r w:rsidDel="00000000" w:rsidR="00000000" w:rsidRPr="00000000">
        <w:rPr>
          <w:rtl w:val="0"/>
        </w:rPr>
        <w:t xml:space="preserve">apelurile de sistem sunt “wrapped” de biblioteca standard C (libc)</w:t>
      </w:r>
    </w:p>
    <w:p w:rsidR="00000000" w:rsidDel="00000000" w:rsidP="00000000" w:rsidRDefault="00000000" w:rsidRPr="00000000" w14:paraId="00000032">
      <w:pPr>
        <w:pageBreakBefore w:val="0"/>
        <w:rPr/>
      </w:pPr>
      <w:r w:rsidDel="00000000" w:rsidR="00000000" w:rsidRPr="00000000">
        <w:rPr>
          <w:rtl w:val="0"/>
        </w:rPr>
        <w:t xml:space="preserve">libc expune apelurile de sistem ca apeluri de bibliotecă</w:t>
      </w:r>
    </w:p>
    <w:p w:rsidR="00000000" w:rsidDel="00000000" w:rsidP="00000000" w:rsidRDefault="00000000" w:rsidRPr="00000000" w14:paraId="00000033">
      <w:pPr>
        <w:pageBreakBefore w:val="0"/>
        <w:rPr/>
      </w:pPr>
      <w:r w:rsidDel="00000000" w:rsidR="00000000" w:rsidRPr="00000000">
        <w:rPr>
          <w:rtl w:val="0"/>
        </w:rPr>
        <w:t xml:space="preserve">există și apeluri de bibliotecă ce nu sunt asociate cu apel de sistem</w:t>
      </w:r>
    </w:p>
    <w:p w:rsidR="00000000" w:rsidDel="00000000" w:rsidP="00000000" w:rsidRDefault="00000000" w:rsidRPr="00000000" w14:paraId="00000034">
      <w:pPr>
        <w:pageBreakBefore w:val="0"/>
        <w:rPr/>
      </w:pPr>
      <w:r w:rsidDel="00000000" w:rsidR="00000000" w:rsidRPr="00000000">
        <w:rPr>
          <w:rtl w:val="0"/>
        </w:rPr>
        <w:t xml:space="preserve">apelul de bibliotecă open este construit pentru apelul de sistem open (sau openat)</w:t>
      </w:r>
    </w:p>
    <w:p w:rsidR="00000000" w:rsidDel="00000000" w:rsidP="00000000" w:rsidRDefault="00000000" w:rsidRPr="00000000" w14:paraId="00000035">
      <w:pPr>
        <w:pageBreakBefore w:val="0"/>
        <w:rPr/>
      </w:pPr>
      <w:r w:rsidDel="00000000" w:rsidR="00000000" w:rsidRPr="00000000">
        <w:rPr>
          <w:rtl w:val="0"/>
        </w:rPr>
        <w:t xml:space="preserve">apelul de bibliotecă fopen este construit peste apelul de sistem open (sau openat)</w:t>
      </w:r>
    </w:p>
    <w:p w:rsidR="00000000" w:rsidDel="00000000" w:rsidP="00000000" w:rsidRDefault="00000000" w:rsidRPr="00000000" w14:paraId="00000036">
      <w:pPr>
        <w:pageBreakBefore w:val="0"/>
        <w:rPr/>
      </w:pPr>
      <w:r w:rsidDel="00000000" w:rsidR="00000000" w:rsidRPr="00000000">
        <w:rPr>
          <w:rtl w:val="0"/>
        </w:rPr>
        <w:t xml:space="preserve">apelul de bibliotecă strcpy nu are legătură cu un apel de sistem</w:t>
      </w:r>
    </w:p>
    <w:p w:rsidR="00000000" w:rsidDel="00000000" w:rsidP="00000000" w:rsidRDefault="00000000" w:rsidRPr="00000000" w14:paraId="00000037">
      <w:pPr>
        <w:pageBreakBefore w:val="0"/>
        <w:rPr/>
      </w:pPr>
      <w:r w:rsidDel="00000000" w:rsidR="00000000" w:rsidRPr="00000000">
        <w:rPr>
          <w:rtl w:val="0"/>
        </w:rPr>
        <w:t xml:space="preserve">apelul de bibliotecă malloc face doar uneori apelul de sistem brk; uneori face apelul de sistem mmap (mai multe la capitolul despre memorie)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demo-uri: cu strace și ltrace pe programe care folosesc apeluri precum cele de mai sus</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deasupra bibliotecii standard sunt apoi construite alte componente software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biblioteca standard C expune un API care facilitează dezvoltarea; api-ul standard (C Standard API) se mai numește ANSI. Acest API nu acoperă toate funcționalitățile expuse de sistemul de operare (prin system call-uri) sau nu este la fel de configurabil. Pe Linux un API mai apropiat este POSIX. Pe Windows API-ul nativ este Win32 sau Win64; Windows-ul are un subsistem software care expune API POSIX și îl mapează peste syscall API-ul de Windows</w:t>
      </w:r>
    </w:p>
    <w:p w:rsidR="00000000" w:rsidDel="00000000" w:rsidP="00000000" w:rsidRDefault="00000000" w:rsidRPr="00000000" w14:paraId="0000003E">
      <w:pPr>
        <w:pStyle w:val="Heading1"/>
        <w:pageBreakBefore w:val="0"/>
        <w:rPr/>
      </w:pPr>
      <w:bookmarkStart w:colFirst="0" w:colLast="0" w:name="_e8jqupeetm1i" w:id="5"/>
      <w:bookmarkEnd w:id="5"/>
      <w:r w:rsidDel="00000000" w:rsidR="00000000" w:rsidRPr="00000000">
        <w:rPr>
          <w:rtl w:val="0"/>
        </w:rPr>
        <w:t xml:space="preserve">Overhead</w:t>
      </w:r>
    </w:p>
    <w:p w:rsidR="00000000" w:rsidDel="00000000" w:rsidP="00000000" w:rsidRDefault="00000000" w:rsidRPr="00000000" w14:paraId="0000003F">
      <w:pPr>
        <w:pageBreakBefore w:val="0"/>
        <w:rPr/>
      </w:pPr>
      <w:r w:rsidDel="00000000" w:rsidR="00000000" w:rsidRPr="00000000">
        <w:rPr>
          <w:rtl w:val="0"/>
        </w:rPr>
        <w:t xml:space="preserve">stivă software, multe componente: overhead</w:t>
      </w:r>
    </w:p>
    <w:p w:rsidR="00000000" w:rsidDel="00000000" w:rsidP="00000000" w:rsidRDefault="00000000" w:rsidRPr="00000000" w14:paraId="00000040">
      <w:pPr>
        <w:pageBreakBefore w:val="0"/>
        <w:rPr>
          <w:b w:val="1"/>
          <w:bCs w:val="1"/>
          <w:rPrChange w:author="User Test user" w:id="10" w:date="2024-05-09T22:05:16Z">
            <w:rPr/>
          </w:rPrChange>
        </w:rPr>
      </w:pPr>
      <w:r w:rsidDel="00000000" w:rsidR="00000000" w:rsidRPr="00000000">
        <w:rPr>
          <w:b w:val="1"/>
          <w:bCs w:val="1"/>
          <w:rtl w:val="0"/>
          <w:rPrChange w:author="User Test user" w:id="10" w:date="2024-05-09T22:05:16Z">
            <w:rPr/>
          </w:rPrChange>
        </w:rPr>
        <w:t xml:space="preserve">tranziția între modul privilegiat și neprivilegiat: overhead</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sistemul de operare e un rău necesar: aduce overhead, dar asigură buna funcționare a sistemului</w:t>
      </w:r>
    </w:p>
    <w:p w:rsidR="00000000" w:rsidDel="00000000" w:rsidP="00000000" w:rsidRDefault="00000000" w:rsidRPr="00000000" w14:paraId="00000042">
      <w:pPr>
        <w:pageBreakBefore w:val="0"/>
        <w:rPr/>
      </w:pPr>
      <w:r w:rsidDel="00000000" w:rsidR="00000000" w:rsidRPr="00000000">
        <w:rPr>
          <w:rtl w:val="0"/>
        </w:rPr>
        <w:t xml:space="preserve">anumite interfețe permit reducerea overhead-ului; trebuie să știm cum funcționează stiva software și sistemul de operare ca să reducem overhead-ul</w:t>
      </w:r>
    </w:p>
    <w:p w:rsidR="00000000" w:rsidDel="00000000" w:rsidP="00000000" w:rsidRDefault="00000000" w:rsidRPr="00000000" w14:paraId="00000043">
      <w:pPr>
        <w:pStyle w:val="Heading1"/>
        <w:pageBreakBefore w:val="0"/>
        <w:rPr/>
      </w:pPr>
      <w:bookmarkStart w:colFirst="0" w:colLast="0" w:name="_7ry4hcjv2tcs" w:id="6"/>
      <w:bookmarkEnd w:id="6"/>
      <w:r w:rsidDel="00000000" w:rsidR="00000000" w:rsidRPr="00000000">
        <w:rPr>
          <w:rtl w:val="0"/>
        </w:rPr>
        <w:t xml:space="preserve">Ce conține sistemul de operare?</w:t>
      </w:r>
    </w:p>
    <w:p w:rsidR="00000000" w:rsidDel="00000000" w:rsidP="00000000" w:rsidRDefault="00000000" w:rsidRPr="00000000" w14:paraId="00000044">
      <w:pPr>
        <w:pageBreakBefore w:val="0"/>
        <w:rPr/>
      </w:pPr>
      <w:r w:rsidDel="00000000" w:rsidR="00000000" w:rsidRPr="00000000">
        <w:rPr>
          <w:rtl w:val="0"/>
        </w:rPr>
        <w:t xml:space="preserve">Ce componente introducem în sistemul de operare și ce nu? Stiva de rețea, implementarea sistemului de fișiere?</w:t>
      </w:r>
    </w:p>
    <w:p w:rsidR="00000000" w:rsidDel="00000000" w:rsidP="00000000" w:rsidRDefault="00000000" w:rsidRPr="00000000" w14:paraId="00000045">
      <w:pPr>
        <w:pageBreakBefore w:val="0"/>
        <w:rPr/>
      </w:pPr>
      <w:r w:rsidDel="00000000" w:rsidR="00000000" w:rsidRPr="00000000">
        <w:rPr>
          <w:rtl w:val="0"/>
        </w:rPr>
        <w:t xml:space="preserve">Avem de ales: mai multe componente în sistemul de operare -&gt; performanță mai bună, totul în kernel mode, un apel de sistem face mai multe; dar totul este într-un singur loc, suprafață de atac mare - kernel monolitic</w:t>
      </w:r>
    </w:p>
    <w:p w:rsidR="00000000" w:rsidDel="00000000" w:rsidP="00000000" w:rsidRDefault="00000000" w:rsidRPr="00000000" w14:paraId="00000046">
      <w:pPr>
        <w:pageBreakBefore w:val="0"/>
        <w:rPr/>
      </w:pPr>
      <w:r w:rsidDel="00000000" w:rsidR="00000000" w:rsidRPr="00000000">
        <w:rPr>
          <w:rtl w:val="0"/>
        </w:rPr>
        <w:t xml:space="preserve">Alternativa: sistem de operare mai mic, suprafață de atac mai mică, performantă mai mică: se fac tranziții mai multe user-kernel pentru a permite componentelor software care rulează în user mode să interacționeze - microkernel</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Componentele critice ale unui sistem formează TCB (Trusted Computing Base). Un sistem axat pe securitate va căuta să minimizeze TCB-ul. TCB e format din hardware, kernel și procesele care rulează ca root.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Minimizarea TCB-ul se poate face printr-un kernel simplificat sau prin folosirea virtualizării. În cazul virtualizării, hypervizorul și managerul de mașini virtuale sunt parte din TCB. Mașinile virtuale (inclusiv sistemul de operare al acestora) nu este parte din TCB.</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O altă formă de izolare sunt unikernel-urile (sau library OS) în care componentele necesare ale sistemului de operare sunt biblioteci. Aceste biblioteci formează, împreună cu programul dorit, o imagine unică ce rulează în același spațiu de adrese, nu există user space / kernel space. Uzual, un unikernel rulează ca o mașină virtuală.</w:t>
      </w:r>
    </w:p>
    <w:p w:rsidR="00000000" w:rsidDel="00000000" w:rsidP="00000000" w:rsidRDefault="00000000" w:rsidRPr="00000000" w14:paraId="0000004D">
      <w:pPr>
        <w:pStyle w:val="Heading1"/>
        <w:pageBreakBefore w:val="0"/>
        <w:rPr/>
      </w:pPr>
      <w:bookmarkStart w:colFirst="0" w:colLast="0" w:name="_jbelf79sjbju" w:id="7"/>
      <w:bookmarkEnd w:id="7"/>
      <w:r w:rsidDel="00000000" w:rsidR="00000000" w:rsidRPr="00000000">
        <w:rPr>
          <w:rtl w:val="0"/>
        </w:rPr>
        <w:t xml:space="preserve">Sistem de operare vs kernel</w:t>
      </w:r>
    </w:p>
    <w:p w:rsidR="00000000" w:rsidDel="00000000" w:rsidP="00000000" w:rsidRDefault="00000000" w:rsidRPr="00000000" w14:paraId="0000004E">
      <w:pPr>
        <w:pageBreakBefore w:val="0"/>
        <w:rPr/>
      </w:pPr>
      <w:r w:rsidDel="00000000" w:rsidR="00000000" w:rsidRPr="00000000">
        <w:rPr>
          <w:rtl w:val="0"/>
        </w:rPr>
        <w:t xml:space="preserve">tehnic, sistemul de operare este kernel-ul</w:t>
      </w:r>
    </w:p>
    <w:p w:rsidR="00000000" w:rsidDel="00000000" w:rsidP="00000000" w:rsidRDefault="00000000" w:rsidRPr="00000000" w14:paraId="0000004F">
      <w:pPr>
        <w:pageBreakBefore w:val="0"/>
        <w:rPr/>
      </w:pPr>
      <w:r w:rsidDel="00000000" w:rsidR="00000000" w:rsidRPr="00000000">
        <w:rPr>
          <w:rtl w:val="0"/>
        </w:rPr>
        <w:t xml:space="preserve">în multe situații sistemul de operare este referit ca suita software necesară pentru a folosi un sistem și a rula aplicații peste acestea, incluzând kernel-ul și programele de bază (systems software: biblioteci, utilitare esențiale (coreutils), shell</w:t>
      </w:r>
    </w:p>
    <w:p w:rsidR="00000000" w:rsidDel="00000000" w:rsidP="00000000" w:rsidRDefault="00000000" w:rsidRPr="00000000" w14:paraId="00000050">
      <w:pPr>
        <w:pageBreakBefore w:val="0"/>
        <w:rPr/>
      </w:pPr>
      <w:r w:rsidDel="00000000" w:rsidR="00000000" w:rsidRPr="00000000">
        <w:rPr>
          <w:rtl w:val="0"/>
        </w:rPr>
        <w:t xml:space="preserve">strict tehnic, Android nu este un sistem de operare, Linux (kernel-ul) este</w:t>
      </w:r>
    </w:p>
    <w:p w:rsidR="00000000" w:rsidDel="00000000" w:rsidP="00000000" w:rsidRDefault="00000000" w:rsidRPr="00000000" w14:paraId="00000051">
      <w:pPr>
        <w:pageBreakBefore w:val="0"/>
        <w:rPr/>
      </w:pPr>
      <w:r w:rsidDel="00000000" w:rsidR="00000000" w:rsidRPr="00000000">
        <w:rPr>
          <w:rtl w:val="0"/>
        </w:rPr>
        <w:t xml:space="preserve">la fel, iOS nu este un sistem de operare, XNU (kernel-ul este)</w:t>
      </w:r>
    </w:p>
    <w:p w:rsidR="00000000" w:rsidDel="00000000" w:rsidP="00000000" w:rsidRDefault="00000000" w:rsidRPr="00000000" w14:paraId="00000052">
      <w:pPr>
        <w:pStyle w:val="Heading1"/>
        <w:pageBreakBefore w:val="0"/>
        <w:rPr/>
      </w:pPr>
      <w:bookmarkStart w:colFirst="0" w:colLast="0" w:name="_egp3kb7c7268" w:id="8"/>
      <w:bookmarkEnd w:id="8"/>
      <w:r w:rsidDel="00000000" w:rsidR="00000000" w:rsidRPr="00000000">
        <w:rPr>
          <w:rtl w:val="0"/>
        </w:rPr>
        <w:t xml:space="preserve">Exemple de sisteme de operare. Ce alegem?</w:t>
      </w:r>
    </w:p>
    <w:p w:rsidR="00000000" w:rsidDel="00000000" w:rsidP="00000000" w:rsidRDefault="00000000" w:rsidRPr="00000000" w14:paraId="00000053">
      <w:pPr>
        <w:pageBreakBefore w:val="0"/>
        <w:rPr/>
      </w:pPr>
      <w:r w:rsidDel="00000000" w:rsidR="00000000" w:rsidRPr="00000000">
        <w:rPr>
          <w:rtl w:val="0"/>
        </w:rPr>
        <w:t xml:space="preserve">sistemele de operare cele mai cunoscute sunt sisteme de operare general purpose, folosibile pe: servere, desktop, mobile / embedded</w:t>
      </w:r>
    </w:p>
    <w:p w:rsidR="00000000" w:rsidDel="00000000" w:rsidP="00000000" w:rsidRDefault="00000000" w:rsidRPr="00000000" w14:paraId="00000054">
      <w:pPr>
        <w:pageBreakBefore w:val="0"/>
        <w:rPr/>
      </w:pPr>
      <w:r w:rsidDel="00000000" w:rsidR="00000000" w:rsidRPr="00000000">
        <w:rPr>
          <w:rtl w:val="0"/>
        </w:rPr>
        <w:t xml:space="preserve">Linux, Windows, *OS (macOS, iOS, tvOS, watchOS) sunt cele mai cunoscute sisteme de operare</w:t>
      </w:r>
    </w:p>
    <w:p w:rsidR="00000000" w:rsidDel="00000000" w:rsidP="00000000" w:rsidRDefault="00000000" w:rsidRPr="00000000" w14:paraId="00000055">
      <w:pPr>
        <w:pageBreakBefore w:val="0"/>
        <w:rPr/>
      </w:pPr>
      <w:r w:rsidDel="00000000" w:rsidR="00000000" w:rsidRPr="00000000">
        <w:rPr>
          <w:rtl w:val="0"/>
        </w:rPr>
        <w:t xml:space="preserve">distribuțiile Linux (inclusiv Android) folosesc kernel-ul Linux</w:t>
      </w:r>
    </w:p>
    <w:p w:rsidR="00000000" w:rsidDel="00000000" w:rsidP="00000000" w:rsidRDefault="00000000" w:rsidRPr="00000000" w14:paraId="00000056">
      <w:pPr>
        <w:pageBreakBefore w:val="0"/>
        <w:rPr/>
      </w:pPr>
      <w:r w:rsidDel="00000000" w:rsidR="00000000" w:rsidRPr="00000000">
        <w:rPr>
          <w:rtl w:val="0"/>
        </w:rPr>
        <w:t xml:space="preserve">*OS folosesc kernel-ul XNU</w:t>
      </w:r>
    </w:p>
    <w:p w:rsidR="00000000" w:rsidDel="00000000" w:rsidP="00000000" w:rsidRDefault="00000000" w:rsidRPr="00000000" w14:paraId="00000057">
      <w:pPr>
        <w:pageBreakBefore w:val="0"/>
        <w:rPr/>
      </w:pPr>
      <w:r w:rsidDel="00000000" w:rsidR="00000000" w:rsidRPr="00000000">
        <w:rPr>
          <w:rtl w:val="0"/>
        </w:rPr>
        <w:t xml:space="preserve">există și sisteme de operare mai puțin cunoscute publicului larg cu rol distinct folosite pe dispozitive specifice; de exemplu există sisteme de operare real-time (precum FreeRTOS) sau sisteme de operare precum seL4 axate pe securitate</w:t>
      </w:r>
    </w:p>
    <w:p w:rsidR="00000000" w:rsidDel="00000000" w:rsidP="00000000" w:rsidRDefault="00000000" w:rsidRPr="00000000" w14:paraId="00000058">
      <w:pPr>
        <w:pStyle w:val="Heading1"/>
        <w:pageBreakBefore w:val="0"/>
        <w:rPr/>
      </w:pPr>
      <w:bookmarkStart w:colFirst="0" w:colLast="0" w:name="_wx2f6uqyklfi" w:id="9"/>
      <w:bookmarkEnd w:id="9"/>
      <w:r w:rsidDel="00000000" w:rsidR="00000000" w:rsidRPr="00000000">
        <w:rPr>
          <w:rtl w:val="0"/>
        </w:rPr>
        <w:t xml:space="preserve">Sumar</w:t>
      </w:r>
    </w:p>
    <w:p w:rsidR="00000000" w:rsidDel="00000000" w:rsidP="00000000" w:rsidRDefault="00000000" w:rsidRPr="00000000" w14:paraId="00000059">
      <w:pPr>
        <w:pageBreakBefore w:val="0"/>
        <w:rPr/>
      </w:pPr>
      <w:r w:rsidDel="00000000" w:rsidR="00000000" w:rsidRPr="00000000">
        <w:rPr>
          <w:rtl w:val="0"/>
        </w:rPr>
        <w:t xml:space="preserve">de ce să știm sisteme de operare, low-level, de ce să fim full stack: performanță, securitate, depanare/troubleshooting</w:t>
      </w:r>
    </w:p>
    <w:p w:rsidR="00000000" w:rsidDel="00000000" w:rsidP="00000000" w:rsidRDefault="00000000" w:rsidRPr="00000000" w14:paraId="0000005A">
      <w:pPr>
        <w:pageBreakBefore w:val="0"/>
        <w:rPr/>
      </w:pPr>
      <w:r w:rsidDel="00000000" w:rsidR="00000000" w:rsidRPr="00000000">
        <w:rPr>
          <w:rtl w:val="0"/>
        </w:rPr>
        <w:t xml:space="preserve">pentru a proiecta aplicații performante, sigure, e important să știm ce funcționalități ne oferă componentele low-level, inclusiv hardware-ul</w:t>
      </w:r>
    </w:p>
    <w:p w:rsidR="00000000" w:rsidDel="00000000" w:rsidP="00000000" w:rsidRDefault="00000000" w:rsidRPr="00000000" w14:paraId="0000005B">
      <w:pPr>
        <w:pageBreakBefore w:val="0"/>
        <w:rPr/>
      </w:pPr>
      <w:r w:rsidDel="00000000" w:rsidR="00000000" w:rsidRPr="00000000">
        <w:rPr>
          <w:rtl w:val="0"/>
        </w:rPr>
        <w:t xml:space="preserve">crescut), overhead sistemele de operare sunt necesare pentru izolarea aplicațiilor, pentru medierea accesului la resurse, pentru portabilitatea aplicațiilor pe diferite platforme hardware</w:t>
      </w:r>
    </w:p>
    <w:p w:rsidR="00000000" w:rsidDel="00000000" w:rsidP="00000000" w:rsidRDefault="00000000" w:rsidRPr="00000000" w14:paraId="0000005C">
      <w:pPr>
        <w:pageBreakBefore w:val="0"/>
        <w:rPr/>
      </w:pPr>
      <w:r w:rsidDel="00000000" w:rsidR="00000000" w:rsidRPr="00000000">
        <w:rPr>
          <w:rtl w:val="0"/>
        </w:rPr>
        <w:t xml:space="preserve">user/application space vs kernel/supervisor space, context privilegiat/context neprivilegiat</w:t>
      </w:r>
    </w:p>
    <w:p w:rsidR="00000000" w:rsidDel="00000000" w:rsidP="00000000" w:rsidRDefault="00000000" w:rsidRPr="00000000" w14:paraId="0000005D">
      <w:pPr>
        <w:pageBreakBefore w:val="0"/>
        <w:rPr/>
      </w:pPr>
      <w:r w:rsidDel="00000000" w:rsidR="00000000" w:rsidRPr="00000000">
        <w:rPr>
          <w:rtl w:val="0"/>
        </w:rPr>
        <w:t xml:space="preserve">apel de sistem (pentru accesul la codul sistemului de operare): protejare/securitate vs. overhead</w:t>
      </w:r>
    </w:p>
    <w:p w:rsidR="00000000" w:rsidDel="00000000" w:rsidP="00000000" w:rsidRDefault="00000000" w:rsidRPr="00000000" w14:paraId="0000005E">
      <w:pPr>
        <w:pageBreakBefore w:val="0"/>
        <w:rPr/>
      </w:pPr>
      <w:r w:rsidDel="00000000" w:rsidR="00000000" w:rsidRPr="00000000">
        <w:rPr>
          <w:rtl w:val="0"/>
        </w:rPr>
        <w:t xml:space="preserve">overhead-ul e dat de apeluri de sistem și de trecerea prin stiva software</w:t>
      </w:r>
    </w:p>
    <w:p w:rsidR="00000000" w:rsidDel="00000000" w:rsidP="00000000" w:rsidRDefault="00000000" w:rsidRPr="00000000" w14:paraId="0000005F">
      <w:pPr>
        <w:pageBreakBefore w:val="0"/>
        <w:rPr/>
      </w:pPr>
      <w:r w:rsidDel="00000000" w:rsidR="00000000" w:rsidRPr="00000000">
        <w:rPr>
          <w:rtl w:val="0"/>
        </w:rPr>
        <w:t xml:space="preserve">sistemul de operare este format din componente software cu rol în gestiunea hardware și medierea accesului la resurse: gestiunea memoriei, planificarea proceselor, I/O, sistemul de fișiere, stiva de rețea</w:t>
      </w:r>
    </w:p>
    <w:p w:rsidR="00000000" w:rsidDel="00000000" w:rsidP="00000000" w:rsidRDefault="00000000" w:rsidRPr="00000000" w14:paraId="00000060">
      <w:pPr>
        <w:pageBreakBefore w:val="0"/>
        <w:rPr/>
      </w:pPr>
      <w:r w:rsidDel="00000000" w:rsidR="00000000" w:rsidRPr="00000000">
        <w:rPr>
          <w:rtl w:val="0"/>
        </w:rPr>
        <w:t xml:space="preserve">microkernel vs kernel monolitic: securitate/izolare vs performanță</w:t>
      </w:r>
    </w:p>
    <w:p w:rsidR="00000000" w:rsidDel="00000000" w:rsidP="00000000" w:rsidRDefault="00000000" w:rsidRPr="00000000" w14:paraId="00000061">
      <w:pPr>
        <w:pageBreakBefore w:val="0"/>
        <w:rPr/>
      </w:pPr>
      <w:r w:rsidDel="00000000" w:rsidR="00000000" w:rsidRPr="00000000">
        <w:rPr>
          <w:rtl w:val="0"/>
        </w:rPr>
        <w:t xml:space="preserve">probleme cu sistemul de operare: risc de securitate (TCB (Trusted Computing Base)</w:t>
      </w:r>
    </w:p>
    <w:p w:rsidR="00000000" w:rsidDel="00000000" w:rsidP="00000000" w:rsidRDefault="00000000" w:rsidRPr="00000000" w14:paraId="00000062">
      <w:pPr>
        <w:pageBreakBefore w:val="0"/>
        <w:rPr/>
      </w:pPr>
      <w:r w:rsidDel="00000000" w:rsidR="00000000" w:rsidRPr="00000000">
        <w:rPr>
          <w:rtl w:val="0"/>
        </w:rPr>
        <w:t xml:space="preserve">sisteme de operare general-purpose: Linux, Windows, *OS (kernel-ul este XNU)</w:t>
      </w:r>
    </w:p>
    <w:p w:rsidR="00000000" w:rsidDel="00000000" w:rsidP="00000000" w:rsidRDefault="00000000" w:rsidRPr="00000000" w14:paraId="00000063">
      <w:pPr>
        <w:pageBreakBefore w:val="0"/>
        <w:rPr/>
      </w:pPr>
      <w:r w:rsidDel="00000000" w:rsidR="00000000" w:rsidRPr="00000000">
        <w:rPr>
          <w:rtl w:val="0"/>
        </w:rPr>
        <w:t xml:space="preserve">există sisteme de operare de uz specific: real-time (FreeRTOS), securitate (seL4)</w:t>
      </w:r>
      <w:r w:rsidDel="00000000" w:rsidR="00000000" w:rsidRPr="00000000">
        <w:rPr>
          <w:rtl w:val="0"/>
        </w:rPr>
      </w:r>
    </w:p>
    <w:sectPr>
      <w:pgSz w:h="16838" w:w="11906" w:orient="portrait"/>
      <w:pgMar w:bottom="1440" w:top="1440" w:left="1417.3228346456694" w:right="1440" w:header="720" w:footer="720"/>
      <w:pgNumType w:start="1"/>
      <w:sectPrChange w:author="Frasdemsky" w:id="0" w:date="2025-01-29T15:58:52Z">
        <w:sectPr w:rsidR="000000" w:rsidDel="000000" w:rsidRPr="000000" w:rsidSect="000000">
          <w:pgMar w:bottom="1440" w:top="1440" w:left="1440" w:right="1440" w:header="720" w:footer="720"/>
          <w:pgNumType w:start="1"/>
          <w:pgSz w:h="16838" w:w="11906"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yscalls.kernel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