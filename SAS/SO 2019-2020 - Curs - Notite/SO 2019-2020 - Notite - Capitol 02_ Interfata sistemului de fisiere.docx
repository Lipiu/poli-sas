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firstLine="720"/>
        <w:rPr/>
        <w:pPrChange w:author="Alex Adrian" w:id="0" w:date="2025-02-09T09:32:21Z">
          <w:pPr>
            <w:pStyle w:val="Title"/>
            <w:pageBreakBefore w:val="0"/>
          </w:pPr>
        </w:pPrChange>
      </w:pPr>
      <w:bookmarkStart w:colFirst="0" w:colLast="0" w:name="_aq6ol0qpaiil" w:id="0"/>
      <w:bookmarkEnd w:id="0"/>
      <w:ins w:author="Dragos Banica" w:id="1" w:date="2024-09-14T16:43:40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  <w:t xml:space="preserve">Capitol 02: Interfața sistemului de fișiere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y8rssl107lj9" w:id="1"/>
      <w:bookmarkEnd w:id="1"/>
      <w:r w:rsidDel="00000000" w:rsidR="00000000" w:rsidRPr="00000000">
        <w:rPr>
          <w:rtl w:val="0"/>
        </w:rPr>
        <w:t xml:space="preserve">Sumar curs anterior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sistem de operare: roluri, definiții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de ce să știm sisteme de operare, low-level, de ce să fim full stack: performanță, securitate, depanare/troubleshooting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nevoia de sistem de operare: portabilitate, izolare/securitate, planificarea accesului la resurse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probleme cu sistemul de operare: risc de securitate (TCB (Trusted Computing Base) crescut), overhead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user/application space vs kernel/supervisor space, context privilegiat/context neprivilegiat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apel de sistem (pentru accesul la codul sistemului de operare): protejare/securitate vs. overhead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microkernel vs kernel </w:t>
      </w:r>
      <w:r w:rsidDel="00000000" w:rsidR="00000000" w:rsidRPr="00000000">
        <w:rPr>
          <w:rtl w:val="0"/>
        </w:rPr>
        <w:t xml:space="preserve">monolitic</w:t>
      </w:r>
      <w:r w:rsidDel="00000000" w:rsidR="00000000" w:rsidRPr="00000000">
        <w:rPr>
          <w:rtl w:val="0"/>
        </w:rPr>
        <w:t xml:space="preserve">: securitate/izolare vs performanță</w:t>
      </w:r>
    </w:p>
    <w:p w:rsidR="00000000" w:rsidDel="00000000" w:rsidP="00000000" w:rsidRDefault="00000000" w:rsidRPr="00000000" w14:paraId="0000000A">
      <w:pPr>
        <w:pStyle w:val="Heading1"/>
        <w:pageBreakBefore w:val="0"/>
        <w:rPr/>
      </w:pPr>
      <w:bookmarkStart w:colFirst="0" w:colLast="0" w:name="_hday9u7pfw6a" w:id="2"/>
      <w:bookmarkEnd w:id="2"/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preluate date de la intrare și stocare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prelucrare date stocate+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generare date și stocare</w:t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bookmarkStart w:colFirst="0" w:colLast="0" w:name="_t2ish75m7rha" w:id="3"/>
      <w:bookmarkEnd w:id="3"/>
      <w:r w:rsidDel="00000000" w:rsidR="00000000" w:rsidRPr="00000000">
        <w:rPr>
          <w:rtl w:val="0"/>
        </w:rPr>
        <w:t xml:space="preserve">Sistem de fișiere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datele sunt stocate ca fișiere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sf este organizarea datelor ca fișiere, de obicei pe disc (suport persistent)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persistență, organizare/separare, eficiență spațială/temporală, partajare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+ diagramă: aplicații (utilizare) ---&gt; sistem de fișiere (organizare) ---&gt; date (suport persistent)</w:t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bookmarkStart w:colFirst="0" w:colLast="0" w:name="_rkqyreti41ub" w:id="4"/>
      <w:bookmarkEnd w:id="4"/>
      <w:r w:rsidDel="00000000" w:rsidR="00000000" w:rsidRPr="00000000">
        <w:rPr>
          <w:rtl w:val="0"/>
        </w:rPr>
        <w:t xml:space="preserve">Fișiere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fișierul este o secvență de octeți (byte stream) stocați pe disc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fișiere binare; text cele pentru care octeții sunt citibili (human readable)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fișierele sunt formate din date și metadate (atribute ale fișierelor), ambele stocate pe suport persistent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b w:val="1"/>
          <w:bCs w:val="1"/>
          <w:rtl w:val="0"/>
          <w:rPrChange w:author="User Test user" w:id="3" w:date="2024-05-10T12:16:58Z">
            <w:rPr/>
          </w:rPrChange>
        </w:rPr>
        <w:t xml:space="preserve">metadatele </w:t>
      </w:r>
      <w:r w:rsidDel="00000000" w:rsidR="00000000" w:rsidRPr="00000000">
        <w:rPr>
          <w:rtl w:val="0"/>
        </w:rPr>
        <w:t xml:space="preserve">unui fișier se găsesc într-o structură numită </w:t>
      </w:r>
      <w:r w:rsidDel="00000000" w:rsidR="00000000" w:rsidRPr="00000000">
        <w:rPr>
          <w:b w:val="1"/>
          <w:bCs w:val="1"/>
          <w:rtl w:val="0"/>
          <w:rPrChange w:author="User Test user" w:id="4" w:date="2024-05-10T12:16:54Z">
            <w:rPr/>
          </w:rPrChange>
        </w:rPr>
        <w:t xml:space="preserve">FCB (File Control Block)</w:t>
      </w:r>
      <w:r w:rsidDel="00000000" w:rsidR="00000000" w:rsidRPr="00000000">
        <w:rPr>
          <w:rtl w:val="0"/>
        </w:rPr>
        <w:t xml:space="preserve">, (ex. inode pe Unix)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+ diagramă: date + metadate (FCB), atribute în metadate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metadate: nume (șir de caractere), identificator (de ex. inode number), dimensiune, user (owner), group, permisiuni, timpi de acces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comanda stat în Unix (și apelul stat(2)/fstat(2)) afișează metadatele unui fișier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+ demo cu stat pe fișiere</w:t>
      </w:r>
    </w:p>
    <w:p w:rsidR="00000000" w:rsidDel="00000000" w:rsidP="00000000" w:rsidRDefault="00000000" w:rsidRPr="00000000" w14:paraId="0000001C">
      <w:pPr>
        <w:pStyle w:val="Heading1"/>
        <w:pageBreakBefore w:val="0"/>
        <w:rPr/>
      </w:pPr>
      <w:bookmarkStart w:colFirst="0" w:colLast="0" w:name="_bmjrv5wy73gw" w:id="5"/>
      <w:bookmarkEnd w:id="5"/>
      <w:r w:rsidDel="00000000" w:rsidR="00000000" w:rsidRPr="00000000">
        <w:rPr>
          <w:rtl w:val="0"/>
        </w:rPr>
        <w:t xml:space="preserve">Fișier deschis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pentru ca un fișier să fie folosit trebuie să fie deschis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apeluri precum open(2) (Linux)/fopen(3) (standard C) deschid un fișier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un fișier este deschis dintr-un proces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deschiderea unui fișier duce la crearea unei structuri de fișier deschis; structura este în memorie în kernel/supervisor space în urma apelului de sistem de creare a unui fișier (ex open(2) pe Linux, CreateFile pe Windows)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tl w:val="0"/>
        </w:rPr>
        <w:t xml:space="preserve">diagramă</w:t>
      </w:r>
      <w:r w:rsidDel="00000000" w:rsidR="00000000" w:rsidRPr="00000000">
        <w:rPr>
          <w:rtl w:val="0"/>
        </w:rPr>
        <w:t xml:space="preserve">: proces ---&gt; apel de sistem de deschidere ---&gt; structură de fișier deschis ---&gt; structură de fișier pe disc (FCB + date)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structura de fișier deschis conține: referință către FCB-ul fișierului, permisiuni de deschidere, cursor/pointer de fișier (file pointer/cursor)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+ diagramă continuată: adăugare permisiuni de deschidere și cursor/pointer de fișier în structura de fișier deschis</w:t>
      </w:r>
    </w:p>
    <w:p w:rsidR="00000000" w:rsidDel="00000000" w:rsidP="00000000" w:rsidRDefault="00000000" w:rsidRPr="00000000" w14:paraId="00000024">
      <w:pPr>
        <w:pStyle w:val="Heading1"/>
        <w:pageBreakBefore w:val="0"/>
        <w:rPr/>
      </w:pPr>
      <w:bookmarkStart w:colFirst="0" w:colLast="0" w:name="_xn4kazasmdfq" w:id="6"/>
      <w:bookmarkEnd w:id="6"/>
      <w:r w:rsidDel="00000000" w:rsidR="00000000" w:rsidRPr="00000000">
        <w:rPr>
          <w:rtl w:val="0"/>
        </w:rPr>
        <w:t xml:space="preserve">Deschiderea unui fișier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permisiunile de deschidere sunt un subset al permisiunilor FCB-ului: dacă un fișier are permisiuni de FCB de citire (pentru utilizatorul procesului care face operația) atunci permisiunile de deschidere pot fi doar de citire, nu de scriere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cursorul de fișier este plasat pe valoarea 0 sau pe dimensiunea fișierul (din FCB) depinzând de opțiunile de deschidere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+ demo cu apeluri open: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open(..., O_RDWR); // cursorul pus pe 0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open(..., O_RDWR | O_APPEND); // cursorul pus pe dimensiunea fișierului (din FCB)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open(..., O_RDWR | O_TRUNC); // cursorul pus pe 0, dimensiunea pusă pe 0, datele fișierului "șterse" (marcate ca fiind blocuri libere)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+ demo: folosim strace pentru a vedea ce efect au apelurile ANSI fopen(..., "r"); fopen(..., "w"); fopen(..., "rw"); fopen(..., "r+"); fopen(..., "w+"); fopen(..., "a"); fopen(..., "a+");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apelurile de deschidere a unui fișier întorc un handle de gestiune a fișierului, folosit de operații de citire și scriere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la nivelul cel mai de jos, handle-ul este un număr, numit descriptorul de fișier, asta întoarce apelul open(2)</w:t>
      </w:r>
    </w:p>
    <w:p w:rsidR="00000000" w:rsidDel="00000000" w:rsidP="00000000" w:rsidRDefault="00000000" w:rsidRPr="00000000" w14:paraId="0000002E">
      <w:pPr>
        <w:pStyle w:val="Heading1"/>
        <w:pageBreakBefore w:val="0"/>
        <w:rPr/>
      </w:pPr>
      <w:bookmarkStart w:colFirst="0" w:colLast="0" w:name="_pawjfb4c32r7" w:id="7"/>
      <w:bookmarkEnd w:id="7"/>
      <w:r w:rsidDel="00000000" w:rsidR="00000000" w:rsidRPr="00000000">
        <w:rPr>
          <w:rtl w:val="0"/>
        </w:rPr>
        <w:t xml:space="preserve">Crearea unui fișier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atunci când deschidem un fișier și acesta nu există, poate fi creat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pentru a fi creat trebuie să: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* avem permisiuni de scriere în directorul în care va fi creat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* avem opțiunea O_CREAT sau echivalentă la apelul de deschidere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când este creat un fișier, nu are date și se inițializează FCB-ul acestuia: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* numele este dat ca parametru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* user/group este al procesului care a efectuat apelul de sistem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* timpii de acces sunt inițializați la timpul curent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* dimensiunea este 0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* permisiunile (numite și permisiuni de creare) sunt date ca al treilea parametru: atenție, e o greșeală frecventă omiterea permisiunilor; în caz de omitere fișierul va fi creat cu permisiuni care pot să nu permită toată operațiile dorite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+ demo cu open(2) pentru creare fișier cu permisiunile de creare bine transmise, în octal</w:t>
      </w:r>
    </w:p>
    <w:p w:rsidR="00000000" w:rsidDel="00000000" w:rsidP="00000000" w:rsidRDefault="00000000" w:rsidRPr="00000000" w14:paraId="0000003A">
      <w:pPr>
        <w:pStyle w:val="Heading1"/>
        <w:pageBreakBefore w:val="0"/>
        <w:rPr/>
      </w:pPr>
      <w:bookmarkStart w:colFirst="0" w:colLast="0" w:name="_vq5wmtecywd7" w:id="8"/>
      <w:bookmarkEnd w:id="8"/>
      <w:r w:rsidDel="00000000" w:rsidR="00000000" w:rsidRPr="00000000">
        <w:rPr>
          <w:rtl w:val="0"/>
        </w:rPr>
        <w:t xml:space="preserve">Descriptorul de fișier, tabela descriptorilor de fișiere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descriptorul este un index într-o tabelă numită tabela descriptorilor de fișiere (file descriptor table), reținută în kernel/supervisor space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există câte o tabelă de descriptori de fișiere per proces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o intrare în tabela descriptorilor de fișiere este un pointer către structura de fișier deschis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+ diagramă completă cu descriptor de fișier (user/application space) ---&gt; tabelă de descriptori de fișiere ---&gt; structură de fișier deschis ---&gt; structură de fișier pe disc (ultimele trei în kernel space)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o intrare în tabelă este validată/inițializată în momentul deschiderii unui fișier (open(2)/fopen(3)); este invalidată în momentul închiderii unui fișier (close(2)/fclose(3))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+ demo: scris la descriptorul 3 folosind write(2), descriptorul 3 fiind nevalid, afișat eroare (errno + perror)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intrările în tabelă pot referi și altceva în afară de fișiere și pot fi create și al</w:t>
      </w:r>
      <w:ins w:author="Andreea Alexandru" w:id="5" w:date="2023-01-30T18:47:26Z">
        <w:del w:author="Haiduc Robert-Gabriel" w:id="6" w:date="2025-07-09T12:54:21Z">
          <w:r w:rsidDel="00000000" w:rsidR="00000000" w:rsidRPr="00000000">
            <w:rPr>
              <w:rtl w:val="0"/>
            </w:rPr>
            <w:delText xml:space="preserve">  </w:delText>
          </w:r>
          <w:r w:rsidDel="00000000" w:rsidR="00000000" w:rsidRPr="00000000">
            <w:rPr>
              <w:rtl w:val="0"/>
            </w:rPr>
            <w:delText xml:space="preserve">  </w:delText>
          </w:r>
          <w:r w:rsidDel="00000000" w:rsidR="00000000" w:rsidRPr="00000000">
            <w:rPr>
              <w:rtl w:val="0"/>
            </w:rPr>
            <w:delText xml:space="preserve"> </w:delText>
          </w:r>
          <w:r w:rsidDel="00000000" w:rsidR="00000000" w:rsidRPr="00000000">
            <w:rPr>
              <w:rtl w:val="0"/>
            </w:rPr>
            <w:delText xml:space="preserve"> </w:delText>
          </w:r>
        </w:del>
      </w:ins>
      <w:r w:rsidDel="00000000" w:rsidR="00000000" w:rsidRPr="00000000">
        <w:rPr>
          <w:rtl w:val="0"/>
        </w:rPr>
        <w:t xml:space="preserve">tfel: sockeți (creare intrare cu socket(2), închidere folosind close(2)), pipe-uri (creare cu pipe(2), închidere cu close(2)), terminale; în tabelă se găsesc pointeri către structuri specifice de socket sau pipe sau terminal (nu structuri de fișier deschis)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dimensiunea tabelei este limitată pentru a preveni abuzuri de prea multe fișiere deschise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+ demo cu getdtablesize(2)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descriptorii 0, 1 și 2 sunt descriptorii standard și referă respectiv, standard input, standard output și standard error (uzual referă structuri de terminal)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+ demo cu un proces sleep și afișarea descriptorilor standard cu lsof, "numele" fișierului este numele dispozitivului de terminal (/dev/pty/0 sau similar)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+ demo cu afișarea descriptorilor standard pentru shell-ul curent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primul fișier deschis va avea descriptorul 3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+ demo cu descriptorul primului fișier deschis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și funcțiile C standard obțin tot un descriptor de fișier: fopen(3) apelează open(2), inițializează o intrare în tabelă și întoarce indexul corespunzător ca descriptor; acesta este "îmbrăcat" în structura FILE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+ demo cu structura _IO_FILE pe Linux care conține pe lângă buffere "int fd;" sau ceva similar</w:t>
      </w:r>
    </w:p>
    <w:p w:rsidR="00000000" w:rsidDel="00000000" w:rsidP="00000000" w:rsidRDefault="00000000" w:rsidRPr="00000000" w14:paraId="0000004B">
      <w:pPr>
        <w:pStyle w:val="Heading1"/>
        <w:pageBreakBefore w:val="0"/>
        <w:rPr/>
      </w:pPr>
      <w:bookmarkStart w:colFirst="0" w:colLast="0" w:name="_mxnxgv7atu3d" w:id="9"/>
      <w:bookmarkEnd w:id="9"/>
      <w:r w:rsidDel="00000000" w:rsidR="00000000" w:rsidRPr="00000000">
        <w:rPr>
          <w:rtl w:val="0"/>
        </w:rPr>
        <w:t xml:space="preserve">Operații cu date și cursorul de fișier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odată obținut un descriptor de fișier (sau un handle precum FILE) putem face operații cu fișierele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operațiile uzuale sunt read/write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read: citim date *din* fișier *într-un* buffer (din user/application space)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write: scriem date *dintr-un* buffer (din user/application space) *în* fișier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operațiile de citire/scriere avansează cursorul de fișier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+ diagramă cu fluxul datelor la citire, fluxul datelor la scriere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citirea nu avansează dincolo de dimensiunea fișierului; scrierea poate trece peste și modifica/crește dimensiunea fișierului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+ demo cu afișarea cursorului fișierului după operații de citire și scriere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operațiile de poziționare (lseek/fseek/SetFilePointer) pot plasa oriunde cursorul; îl pot da înapoi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+ demo cu afișarea cursorului după operații de poziționare</w:t>
      </w:r>
    </w:p>
    <w:p w:rsidR="00000000" w:rsidDel="00000000" w:rsidP="00000000" w:rsidRDefault="00000000" w:rsidRPr="00000000" w14:paraId="00000056">
      <w:pPr>
        <w:pStyle w:val="Heading1"/>
        <w:pageBreakBefore w:val="0"/>
        <w:rPr/>
      </w:pPr>
      <w:bookmarkStart w:colFirst="0" w:colLast="0" w:name="_1nepqisicp34" w:id="10"/>
      <w:bookmarkEnd w:id="10"/>
      <w:r w:rsidDel="00000000" w:rsidR="00000000" w:rsidRPr="00000000">
        <w:rPr>
          <w:rtl w:val="0"/>
        </w:rPr>
        <w:t xml:space="preserve">Operații mai interesante/ciudate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putem configura dimensiunea fișierului la o valoare dată, fără a avea date de acea dimensiune: truncate(2)/ftruncate(2) și comanda truncate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use case: pentru a da impresia unor aplicații că au fișier suficient de mari (de exemplu discuri de mașini virtuale)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+ demo cu comanda truncate și funcțiile truncate(2)/ftruncate(2)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sparse file: fișiere cu "găuri"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poziționare cursor de fișier dincolo de limita fișierului și scris informații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use case: Bittorrent, se “alocă” fictiv tot fișierul și apoi se scriu date unde sunt primite chunk-urile prin protocolul Bittorrent, în rest rămân găuri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+ demo de </w:t>
      </w:r>
      <w:r w:rsidDel="00000000" w:rsidR="00000000" w:rsidRPr="00000000">
        <w:rPr>
          <w:rtl w:val="0"/>
        </w:rPr>
        <w:t xml:space="preserve">creare a</w:t>
      </w:r>
      <w:r w:rsidDel="00000000" w:rsidR="00000000" w:rsidRPr="00000000">
        <w:rPr>
          <w:rtl w:val="0"/>
        </w:rPr>
        <w:t xml:space="preserve"> unui sparse file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+ tabel cu ce modifică apelurile open, read, write, seek, truncate: cursorul de fișier și dimensiunea fișierului</w:t>
      </w:r>
    </w:p>
    <w:p w:rsidR="00000000" w:rsidDel="00000000" w:rsidP="00000000" w:rsidRDefault="00000000" w:rsidRPr="00000000" w14:paraId="0000005F">
      <w:pPr>
        <w:pStyle w:val="Heading1"/>
        <w:pageBreakBefore w:val="0"/>
        <w:rPr/>
      </w:pPr>
      <w:bookmarkStart w:colFirst="0" w:colLast="0" w:name="_bfb9085oy9ft" w:id="11"/>
      <w:bookmarkEnd w:id="11"/>
      <w:r w:rsidDel="00000000" w:rsidR="00000000" w:rsidRPr="00000000">
        <w:rPr>
          <w:rtl w:val="0"/>
        </w:rPr>
        <w:t xml:space="preserve">Operații cu date: system I/O vs buffered I/O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putem efectua operații cu date citire/scriere folosind interfața low-level (wrappere peste apeluri de sistem: read(2)/write(2) sau WriteFile(2)/ReadFile(2)) sau interfața C standard (fread(3)/fwrite(3))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interfața C standard este portabilă între platforme și folosește buffere, se mai numește buffered I/O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operațiile trec prin buffere, bufferele sunt parte din libc, în user/application space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+ diagramă cu aplicație ---&gt; libc (buffered I/O) cu buffere ---&gt; system I/O / apeluri de sistem ---&gt; kernel (fișiere)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avantaj buffered I/O: evitare apel de sistem, dezavantaj: nu sunt "sincrone" (nu "ajung" direct la dispozitiv) și consumă memorie pe buffere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se face "flush" la comanda fflush sau când se ajunge la Enter (pentru standard output) sau la buffer plin (pentru fișiere) sau mereu (unbuffered, pentru standard error)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+ demo cu apeluri de sistem efectuate atunci când facem buffered I/O față de când face system I/O</w:t>
      </w:r>
    </w:p>
    <w:p w:rsidR="00000000" w:rsidDel="00000000" w:rsidP="00000000" w:rsidRDefault="00000000" w:rsidRPr="00000000" w14:paraId="00000067">
      <w:pPr>
        <w:pStyle w:val="Heading1"/>
        <w:pageBreakBefore w:val="0"/>
        <w:rPr/>
      </w:pPr>
      <w:bookmarkStart w:colFirst="0" w:colLast="0" w:name="_wimp3d2qyobf" w:id="12"/>
      <w:bookmarkEnd w:id="12"/>
      <w:r w:rsidDel="00000000" w:rsidR="00000000" w:rsidRPr="00000000">
        <w:rPr>
          <w:rtl w:val="0"/>
        </w:rPr>
        <w:t xml:space="preserve">Internele redirectărilor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se întâmplă să dorim ca informațiile afișate la ieșirea standard să ajungă într-un fișier: comanda &gt; file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ca să se întâmple acest lucru trebuie ca intrarea cu indexul/descriptorul 1 (corespunzător ieșirii standard) din tabela descriptorilor de fișiere a procesului să refere o structură de fișier deschis pentru fișierul file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+ diagramă cu tabela de descriptori și doi descriptori care pointează la aceeași structură de fișier deschis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acest lucru îl obținem prin close(1) și apoi open("file", ...)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+ demo cu close și open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uzual, însă, pentru mai multă flexibilitate, de exemplu refolosirea unui fișier deja deschis, folosim duplicarea descriptorilor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= duplicarea descriptorilor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facem ca o intrare din tabela de descriptori de fișiere să refere aceeași structură de fișier deschis ca altă intrare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apelul dup(fd) face ca prima intrare liberă găsită în tabela de descriptori de fișiere să refere structura de fișier deschis referită de fd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apelul dup2(olfd, newfd) face ca intrarea cu indexul newfd să refere structură de fișier deschis referită de oldfd; newfd este închis dacă este cazul să fie deschis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+ diagramă cu tabelă de descriptori de fișier cu mai mulți descriptori referind aceeași structură de fișier deschis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+ (opțional): discuție so despre nevoia de dup2(2) și condiții de cursă pentru dup(2) + close(2)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dup/dup2 sunt folosite la redirectare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+ demo: close(1), dup(fd)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+ demo: dup2(fd, 1)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+ actualizare diagramă cu pașii pentru duplicarea standard output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similar se întâmplă la operatorul | (pipe) din shell de redirectare a comenzilor; îl vom discuta la cursul 3: Procese</w:t>
      </w:r>
    </w:p>
    <w:p w:rsidR="00000000" w:rsidDel="00000000" w:rsidP="00000000" w:rsidRDefault="00000000" w:rsidRPr="00000000" w14:paraId="0000007B">
      <w:pPr>
        <w:pStyle w:val="Heading1"/>
        <w:pageBreakBefore w:val="0"/>
        <w:rPr/>
      </w:pPr>
      <w:bookmarkStart w:colFirst="0" w:colLast="0" w:name="_igekngqrwiae" w:id="13"/>
      <w:bookmarkEnd w:id="13"/>
      <w:r w:rsidDel="00000000" w:rsidR="00000000" w:rsidRPr="00000000">
        <w:rPr>
          <w:rtl w:val="0"/>
        </w:rPr>
        <w:t xml:space="preserve">Închiderea și ștergerea fișierelor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fișierele se închid folosind close(2)/fclose(3)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închiderea presupune invalidarea intrării corespunzătoare descriptorului din tabela de descriptori de fișiere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mai există un câmp în structura de fișier deschis: contor de utilizare: operațiile de duplicare cresc acel contor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atunci când toate toate referințele dispar, structura de fișier este eliberată din memorie (spunem că fișierul este închis)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+ diagramă cu referințe multiple din tabela de descriptori de fișier către structura de fișier și operații close(2)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similar pot exista mai multe referințe de la fișier deschis la același FCB: dacă facem mai multe apeluri open(2)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diferența dintre dup și mai multe apeluri open(): nu se partajează cursorul de fișiere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+ demo cu dup și open și modificarea cursorului de fișiere folosind fseek, urmărire cu lsof</w:t>
      </w:r>
    </w:p>
    <w:p w:rsidR="00000000" w:rsidDel="00000000" w:rsidP="00000000" w:rsidRDefault="00000000" w:rsidRPr="00000000" w14:paraId="00000084">
      <w:pPr>
        <w:pStyle w:val="Heading1"/>
        <w:pageBreakBefore w:val="0"/>
        <w:rPr/>
      </w:pPr>
      <w:bookmarkStart w:colFirst="0" w:colLast="0" w:name="_o4jkm5k6ad4e" w:id="14"/>
      <w:bookmarkEnd w:id="14"/>
      <w:r w:rsidDel="00000000" w:rsidR="00000000" w:rsidRPr="00000000">
        <w:rPr>
          <w:rtl w:val="0"/>
        </w:rPr>
        <w:t xml:space="preserve">Despre capitolul 12: Implementarea sistemelor de fișiere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operațiile prezentate nu diferă între sisteme de fișiere diferite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diferențele de implementare a sistemului de fișiere le vom prezenta în cursul 12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cursul va prezenta internele FCB pe disc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structura unui sistem de fișiere pe disc</w:t>
      </w:r>
    </w:p>
    <w:p w:rsidR="00000000" w:rsidDel="00000000" w:rsidP="00000000" w:rsidRDefault="00000000" w:rsidRPr="00000000" w14:paraId="00000089">
      <w:pPr>
        <w:pStyle w:val="Heading1"/>
        <w:pageBreakBefore w:val="0"/>
        <w:rPr/>
      </w:pPr>
      <w:bookmarkStart w:colFirst="0" w:colLast="0" w:name="_uy23e4qahpu4" w:id="15"/>
      <w:bookmarkEnd w:id="15"/>
      <w:r w:rsidDel="00000000" w:rsidR="00000000" w:rsidRPr="00000000">
        <w:rPr>
          <w:rtl w:val="0"/>
        </w:rPr>
        <w:t xml:space="preserve">Sumar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stocăm datele în fișiere, fișierele sunt date structurate, metadatele fișierelor sunt agregate în FCB (file control block)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fișierele sunt deschise pentru a fi folosite, se întoarce la nivel low-level un descriptor de fișier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un descriptor este o intrare într-o tabelă de descriptori de fișiere care conține un pointer către o structură de fișier deschis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mai multe structuri de fișier deschis pot referi același FCB (mai multe apeluri open(2) pe același fișier)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mai multe intrări în tabela de descriptori de fișiere pot referi aceeași structură de fișier deschis (folosind dup(2) sau dup2(2))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operațiile read(2), write(2) și lseek(2) modifică cursorul de fișier (prezent în structura de fișier deschis)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operația ftruncate(2) modifică dimensiunea fișierului (prezentă în FCB)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  <w:sectPrChange w:author="Mara Ioana" w:id="0" w:date="2023-02-23T16:02:56Z">
        <w:sectPr w:rsidR="000000" w:rsidDel="000000" w:rsidRPr="000000" w:rsidSect="000000">
          <w:pgMar w:bottom="1440" w:top="1440" w:left="1440" w:right="1440" w:header="720" w:footer="720"/>
          <w:pgNumType w:start="1"/>
          <w:pgSz w:h="16838" w:w="11906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>
        <w:ins w:author="Mara Ioana" w:id="7" w:date="2023-02-23T16:02:56Z"/>
        <w:rPrChange w:author="Mara Ioana" w:id="0" w:date="2023-02-23T16:02:56Z">
          <w:rPr/>
        </w:rPrChange>
      </w:rPr>
    </w:pPr>
    <w:ins w:author="Mara Ioana" w:id="7" w:date="2023-02-23T16:02:56Z">
      <w:r w:rsidDel="00000000" w:rsidR="00000000" w:rsidRPr="00000000">
        <w:rPr>
          <w:rtl w:val="0"/>
        </w:rPr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