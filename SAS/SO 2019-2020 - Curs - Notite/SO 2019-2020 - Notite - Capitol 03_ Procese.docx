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ind w:left="0" w:firstLine="0"/>
        <w:rPr/>
        <w:pPrChange w:author="Diana-Georgiana Vintila" w:id="0" w:date="2025-09-05T18:04:54Z">
          <w:pPr>
            <w:pStyle w:val="Title"/>
            <w:pageBreakBefore w:val="0"/>
            <w:ind w:left="0" w:firstLine="0"/>
          </w:pPr>
        </w:pPrChange>
      </w:pPr>
      <w:bookmarkStart w:colFirst="0" w:colLast="0" w:name="_v2p2vab8hzh2" w:id="0"/>
      <w:bookmarkEnd w:id="0"/>
      <w:ins w:author="Ioana or not" w:id="0" w:date="2023-02-05T23:21:03Z">
        <w:del w:author="Diana-Georgiana Vintila" w:id="1" w:date="2025-09-05T18:04:51Z">
          <w:r w:rsidDel="00000000" w:rsidR="00000000" w:rsidRPr="00000000">
            <w:rPr>
              <w:rtl w:val="0"/>
            </w:rPr>
            <w:delText xml:space="preserve">\</w:delText>
          </w:r>
        </w:del>
      </w:ins>
      <w:r w:rsidDel="00000000" w:rsidR="00000000" w:rsidRPr="00000000">
        <w:rPr>
          <w:rtl w:val="0"/>
        </w:rPr>
        <w:t xml:space="preserve">Capitol 03: Procese</w:t>
      </w:r>
    </w:p>
    <w:p w:rsidR="00000000" w:rsidDel="00000000" w:rsidP="00000000" w:rsidRDefault="00000000" w:rsidRPr="00000000" w14:paraId="00000002">
      <w:pPr>
        <w:pStyle w:val="Heading1"/>
        <w:pageBreakBefore w:val="0"/>
        <w:rPr/>
      </w:pPr>
      <w:bookmarkStart w:colFirst="0" w:colLast="0" w:name="_n10awq4vtpg0" w:id="1"/>
      <w:bookmarkEnd w:id="1"/>
      <w:r w:rsidDel="00000000" w:rsidR="00000000" w:rsidRPr="00000000">
        <w:rPr>
          <w:rtl w:val="0"/>
        </w:rPr>
        <w:t xml:space="preserve">Sumar curs anterior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stocăm datele în fișiere, </w:t>
      </w:r>
      <w:r w:rsidDel="00000000" w:rsidR="00000000" w:rsidRPr="00000000">
        <w:rPr>
          <w:rtl w:val="0"/>
        </w:rPr>
        <w:t xml:space="preserve">fișierele sunt date </w:t>
      </w:r>
      <w:r w:rsidDel="00000000" w:rsidR="00000000" w:rsidRPr="00000000">
        <w:rPr>
          <w:rtl w:val="0"/>
        </w:rPr>
        <w:t xml:space="preserve">agregate/compartimentate, metadatele fișierelor sunt agregate în FCB (file control block)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Fișierele sunt deschise pentru a fi folosite, se întoarce la nivel low-level un descriptor de fișier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un descriptor este o intrare într-o tabelă de descriptori de fișiere care conține un pointer către o structură de fișier deschis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mai multe structuri de fișier deschis pot referi același FCB (mai multe apeluri open(2) pe același fișier)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mai multe intrări în tabela de descriptori de fișiere pot referi aceeași structură de fișier deschis (folosind dup(2) sau dup2(2))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operațiile read(2), write(2) și lseek(2) modifică cursorul de fișier (prezent în structura de fișier deschis)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operația ftruncate(2) modifică dimensiunea fișierului (prezentă în FCB)</w:t>
      </w:r>
    </w:p>
    <w:p w:rsidR="00000000" w:rsidDel="00000000" w:rsidP="00000000" w:rsidRDefault="00000000" w:rsidRPr="00000000" w14:paraId="0000000A">
      <w:pPr>
        <w:pStyle w:val="Heading1"/>
        <w:pageBreakBefore w:val="0"/>
        <w:rPr/>
      </w:pPr>
      <w:bookmarkStart w:colFirst="0" w:colLast="0" w:name="_jud0hdtdp04u" w:id="2"/>
      <w:bookmarkEnd w:id="2"/>
      <w:r w:rsidDel="00000000" w:rsidR="00000000" w:rsidRPr="00000000">
        <w:rPr>
          <w:rtl w:val="0"/>
        </w:rPr>
        <w:t xml:space="preserve">Acțiuni în sistemul de calcul</w:t>
      </w:r>
    </w:p>
    <w:p w:rsidR="00000000" w:rsidDel="00000000" w:rsidP="00000000" w:rsidRDefault="00000000" w:rsidRPr="00000000" w14:paraId="0000000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utilizatorul dorește execuția de acțiuni în sistem: folosirea procesorului/procesoarelor</w:t>
      </w:r>
    </w:p>
    <w:p w:rsidR="00000000" w:rsidDel="00000000" w:rsidP="00000000" w:rsidRDefault="00000000" w:rsidRPr="00000000" w14:paraId="0000000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datele sunt în memorie (aduse acolo de la I/O, eventual suport persistent) și apoi aduse pe procesor</w:t>
      </w:r>
    </w:p>
    <w:p w:rsidR="00000000" w:rsidDel="00000000" w:rsidP="00000000" w:rsidRDefault="00000000" w:rsidRPr="00000000" w14:paraId="0000000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în memorie avem date și cod (instrucțiuni)</w:t>
      </w:r>
    </w:p>
    <w:p w:rsidR="00000000" w:rsidDel="00000000" w:rsidP="00000000" w:rsidRDefault="00000000" w:rsidRPr="00000000" w14:paraId="0000000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+ diagramă cu procesor, memorie, date</w:t>
      </w:r>
    </w:p>
    <w:p w:rsidR="00000000" w:rsidDel="00000000" w:rsidP="00000000" w:rsidRDefault="00000000" w:rsidRPr="00000000" w14:paraId="0000000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dorim să executăm mai multe acțiuni diferite pe un sistem: folosim procese</w:t>
      </w:r>
    </w:p>
    <w:p w:rsidR="00000000" w:rsidDel="00000000" w:rsidP="00000000" w:rsidRDefault="00000000" w:rsidRPr="00000000" w14:paraId="00000010">
      <w:pPr>
        <w:pStyle w:val="Heading1"/>
        <w:pageBreakBefore w:val="0"/>
        <w:rPr/>
      </w:pPr>
      <w:bookmarkStart w:colFirst="0" w:colLast="0" w:name="_c5wjzuxjw54x" w:id="3"/>
      <w:bookmarkEnd w:id="3"/>
      <w:r w:rsidDel="00000000" w:rsidR="00000000" w:rsidRPr="00000000">
        <w:rPr>
          <w:rtl w:val="0"/>
        </w:rPr>
        <w:t xml:space="preserve">Procese</w:t>
      </w:r>
    </w:p>
    <w:p w:rsidR="00000000" w:rsidDel="00000000" w:rsidP="00000000" w:rsidRDefault="00000000" w:rsidRPr="00000000" w14:paraId="0000001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încapsularea unei acțiuni în sistemul de calcul: date și cod în memorie, rulare instrucțiuni pe procesor, interacțiune cu I/O</w:t>
      </w:r>
    </w:p>
    <w:p w:rsidR="00000000" w:rsidDel="00000000" w:rsidP="00000000" w:rsidRDefault="00000000" w:rsidRPr="00000000" w14:paraId="0000001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+ diagramă cu proces care abstractizează: memorie, procesor, I/O</w:t>
      </w:r>
    </w:p>
    <w:p w:rsidR="00000000" w:rsidDel="00000000" w:rsidP="00000000" w:rsidRDefault="00000000" w:rsidRPr="00000000" w14:paraId="0000001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permite multi-programare: mai multe acțiuni pe sistem</w:t>
      </w:r>
    </w:p>
    <w:p w:rsidR="00000000" w:rsidDel="00000000" w:rsidP="00000000" w:rsidRDefault="00000000" w:rsidRPr="00000000" w14:paraId="0000001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procesele sunt izolate între ele: memoria este separată, rulează separat pe procesor, folosesc secvențial I/O</w:t>
      </w:r>
    </w:p>
    <w:p w:rsidR="00000000" w:rsidDel="00000000" w:rsidP="00000000" w:rsidRDefault="00000000" w:rsidRPr="00000000" w14:paraId="0000001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sistemul de operare se ocupă de izolarea și planificarea proceselor</w:t>
      </w:r>
    </w:p>
    <w:p w:rsidR="00000000" w:rsidDel="00000000" w:rsidP="00000000" w:rsidRDefault="00000000" w:rsidRPr="00000000" w14:paraId="0000001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nevoia de procese: mai multe acțiuni, procesoare multiple</w:t>
      </w:r>
    </w:p>
    <w:p w:rsidR="00000000" w:rsidDel="00000000" w:rsidP="00000000" w:rsidRDefault="00000000" w:rsidRPr="00000000" w14:paraId="0000001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provocări legate de procese: izolare, planificarea accesului la resurse, comunicarea inter-procese, accesul mai multor procese la resurse limitate</w:t>
      </w:r>
    </w:p>
    <w:p w:rsidR="00000000" w:rsidDel="00000000" w:rsidP="00000000" w:rsidRDefault="00000000" w:rsidRPr="00000000" w14:paraId="00000018">
      <w:pPr>
        <w:pStyle w:val="Heading1"/>
        <w:pageBreakBefore w:val="0"/>
        <w:rPr/>
      </w:pPr>
      <w:bookmarkStart w:colFirst="0" w:colLast="0" w:name="_byn4h3s0dg7e" w:id="4"/>
      <w:bookmarkEnd w:id="4"/>
      <w:r w:rsidDel="00000000" w:rsidR="00000000" w:rsidRPr="00000000">
        <w:rPr>
          <w:rtl w:val="0"/>
        </w:rPr>
        <w:t xml:space="preserve">Atributele unui proces</w:t>
      </w:r>
    </w:p>
    <w:p w:rsidR="00000000" w:rsidDel="00000000" w:rsidP="00000000" w:rsidRDefault="00000000" w:rsidRPr="00000000" w14:paraId="0000001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identificator (PID)</w:t>
      </w:r>
    </w:p>
    <w:p w:rsidR="00000000" w:rsidDel="00000000" w:rsidP="00000000" w:rsidRDefault="00000000" w:rsidRPr="00000000" w14:paraId="0000001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resurse: spațiu virtual de adrese (memorie), timp de lucru pe procesor, fișiere deschise (în tabela de descriptori de fișiere)</w:t>
      </w:r>
    </w:p>
    <w:p w:rsidR="00000000" w:rsidDel="00000000" w:rsidP="00000000" w:rsidRDefault="00000000" w:rsidRPr="00000000" w14:paraId="0000001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user/group</w:t>
      </w:r>
    </w:p>
    <w:p w:rsidR="00000000" w:rsidDel="00000000" w:rsidP="00000000" w:rsidRDefault="00000000" w:rsidRPr="00000000" w14:paraId="0000001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starea unui proces (mai târziu în curs)</w:t>
      </w:r>
    </w:p>
    <w:p w:rsidR="00000000" w:rsidDel="00000000" w:rsidP="00000000" w:rsidRDefault="00000000" w:rsidRPr="00000000" w14:paraId="0000001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+ demo cu /proc/pid/status</w:t>
      </w:r>
    </w:p>
    <w:p w:rsidR="00000000" w:rsidDel="00000000" w:rsidP="00000000" w:rsidRDefault="00000000" w:rsidRPr="00000000" w14:paraId="0000001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+ ps -eF (afișează atribute)</w:t>
      </w:r>
    </w:p>
    <w:p w:rsidR="00000000" w:rsidDel="00000000" w:rsidP="00000000" w:rsidRDefault="00000000" w:rsidRPr="00000000" w14:paraId="0000001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structura de proces se numește PCB (process control block), reținută în kernel space</w:t>
      </w:r>
    </w:p>
    <w:p w:rsidR="00000000" w:rsidDel="00000000" w:rsidP="00000000" w:rsidRDefault="00000000" w:rsidRPr="00000000" w14:paraId="0000002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+ demo: afișarea structurii task_struct din Linux: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https://elixir.bootlin.com/linux/v4.20.13/source/include/linux/sched.h#L590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0"/>
        <w:rPr/>
      </w:pPr>
      <w:bookmarkStart w:colFirst="0" w:colLast="0" w:name="_fobyxth21r1j" w:id="5"/>
      <w:bookmarkEnd w:id="5"/>
      <w:r w:rsidDel="00000000" w:rsidR="00000000" w:rsidRPr="00000000">
        <w:rPr>
          <w:rtl w:val="0"/>
        </w:rPr>
        <w:t xml:space="preserve">Crearea unui proces</w:t>
      </w:r>
    </w:p>
    <w:p w:rsidR="00000000" w:rsidDel="00000000" w:rsidP="00000000" w:rsidRDefault="00000000" w:rsidRPr="00000000" w14:paraId="0000002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dintr-un proces existent (procesul părinte), uzual un shell</w:t>
      </w:r>
    </w:p>
    <w:p w:rsidR="00000000" w:rsidDel="00000000" w:rsidP="00000000" w:rsidRDefault="00000000" w:rsidRPr="00000000" w14:paraId="0000002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se creează o ierarhie de procese: un proces are un singur proces părinte dar oricâte procese copil</w:t>
      </w:r>
    </w:p>
    <w:p w:rsidR="00000000" w:rsidDel="00000000" w:rsidP="00000000" w:rsidRDefault="00000000" w:rsidRPr="00000000" w14:paraId="0000002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+ demo cu vizualizarea ierarhiei de procese</w:t>
      </w:r>
    </w:p>
    <w:p w:rsidR="00000000" w:rsidDel="00000000" w:rsidP="00000000" w:rsidRDefault="00000000" w:rsidRPr="00000000" w14:paraId="0000002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PID-ul procesului părinte este determinat cu apelul getppid(); PID-ul proceselor copil e întors de apelul de creare</w:t>
      </w:r>
    </w:p>
    <w:p w:rsidR="00000000" w:rsidDel="00000000" w:rsidP="00000000" w:rsidRDefault="00000000" w:rsidRPr="00000000" w14:paraId="0000002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procesul părinte invocă loader-ul care încarcă datele și codul dintr-un executabil în memoria noului proces: loading, load-time</w:t>
      </w:r>
    </w:p>
    <w:p w:rsidR="00000000" w:rsidDel="00000000" w:rsidP="00000000" w:rsidRDefault="00000000" w:rsidRPr="00000000" w14:paraId="0000002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executabilul/programul este imaginea procesului: datele (variabile globale inițializate .data, neinițializate .bss și read-only .rodata) și codul (.code sau .text)</w:t>
      </w:r>
    </w:p>
    <w:p w:rsidR="00000000" w:rsidDel="00000000" w:rsidP="00000000" w:rsidRDefault="00000000" w:rsidRPr="00000000" w14:paraId="0000002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executabilul are un punct de intrare (entry point) de unde începe execuția noului proces (prin acela se ajunge la funcția main())</w:t>
      </w:r>
    </w:p>
    <w:p w:rsidR="00000000" w:rsidDel="00000000" w:rsidP="00000000" w:rsidRDefault="00000000" w:rsidRPr="00000000" w14:paraId="0000002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+ diagramă cu shell-ul, comanda ls, executabilul /bin/ls și crearea unui nou proces</w:t>
      </w:r>
    </w:p>
    <w:p w:rsidR="00000000" w:rsidDel="00000000" w:rsidP="00000000" w:rsidRDefault="00000000" w:rsidRPr="00000000" w14:paraId="0000002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procesele sunt identificate prin PID, nu prin nume, mai multe procese pot avea aceeași imagine de executabil</w:t>
      </w:r>
    </w:p>
    <w:p w:rsidR="00000000" w:rsidDel="00000000" w:rsidP="00000000" w:rsidRDefault="00000000" w:rsidRPr="00000000" w14:paraId="0000002B">
      <w:pPr>
        <w:pStyle w:val="Heading1"/>
        <w:pageBreakBefore w:val="0"/>
        <w:rPr/>
      </w:pPr>
      <w:bookmarkStart w:colFirst="0" w:colLast="0" w:name="_e7upbnmsss55" w:id="6"/>
      <w:bookmarkEnd w:id="6"/>
      <w:r w:rsidDel="00000000" w:rsidR="00000000" w:rsidRPr="00000000">
        <w:rPr>
          <w:rtl w:val="0"/>
        </w:rPr>
        <w:t xml:space="preserve">fork() și exec()</w:t>
      </w:r>
    </w:p>
    <w:p w:rsidR="00000000" w:rsidDel="00000000" w:rsidP="00000000" w:rsidRDefault="00000000" w:rsidRPr="00000000" w14:paraId="0000002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în Linux, crearea unui proces nou se face cu două apeluri: fork() și exec()</w:t>
      </w:r>
    </w:p>
    <w:p w:rsidR="00000000" w:rsidDel="00000000" w:rsidP="00000000" w:rsidRDefault="00000000" w:rsidRPr="00000000" w14:paraId="0000002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apelul fork() creează un proces copil ca fiind o copie a procesului părinte; partajează informații precum tabela de descriptori de fișiere, pornesc de la același cod</w:t>
      </w:r>
    </w:p>
    <w:p w:rsidR="00000000" w:rsidDel="00000000" w:rsidP="00000000" w:rsidRDefault="00000000" w:rsidRPr="00000000" w14:paraId="0000002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+ demo cu partajarea cursorului de fișier</w:t>
      </w:r>
    </w:p>
    <w:p w:rsidR="00000000" w:rsidDel="00000000" w:rsidP="00000000" w:rsidRDefault="00000000" w:rsidRPr="00000000" w14:paraId="0000002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apelul fork() se apelează o dată și se întoarce de două ori: o dată în procesul copil și o dată în procesul părinte</w:t>
      </w:r>
    </w:p>
    <w:p w:rsidR="00000000" w:rsidDel="00000000" w:rsidP="00000000" w:rsidRDefault="00000000" w:rsidRPr="00000000" w14:paraId="0000003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+ exemplu apel fork()</w:t>
      </w:r>
    </w:p>
    <w:p w:rsidR="00000000" w:rsidDel="00000000" w:rsidP="00000000" w:rsidRDefault="00000000" w:rsidRPr="00000000" w14:paraId="0000003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apoi apelul exec() invocă loaderul și încarcă o nouă imagine de executabil</w:t>
      </w:r>
    </w:p>
    <w:p w:rsidR="00000000" w:rsidDel="00000000" w:rsidP="00000000" w:rsidRDefault="00000000" w:rsidRPr="00000000" w14:paraId="0000003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apelul exec() modifică spațiul virtual de adrese al procesului, fără a schimba PID-ul acestuia</w:t>
      </w:r>
    </w:p>
    <w:p w:rsidR="00000000" w:rsidDel="00000000" w:rsidP="00000000" w:rsidRDefault="00000000" w:rsidRPr="00000000" w14:paraId="00000033">
      <w:pPr>
        <w:pStyle w:val="Heading1"/>
        <w:pageBreakBefore w:val="0"/>
        <w:rPr/>
      </w:pPr>
      <w:bookmarkStart w:colFirst="0" w:colLast="0" w:name="_bes17fi3so21" w:id="7"/>
      <w:bookmarkEnd w:id="7"/>
      <w:r w:rsidDel="00000000" w:rsidR="00000000" w:rsidRPr="00000000">
        <w:rPr>
          <w:rtl w:val="0"/>
        </w:rPr>
        <w:t xml:space="preserve">Încheierea unui proces</w:t>
      </w:r>
    </w:p>
    <w:p w:rsidR="00000000" w:rsidDel="00000000" w:rsidP="00000000" w:rsidRDefault="00000000" w:rsidRPr="00000000" w14:paraId="0000003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normală și anormală</w:t>
      </w:r>
    </w:p>
    <w:p w:rsidR="00000000" w:rsidDel="00000000" w:rsidP="00000000" w:rsidRDefault="00000000" w:rsidRPr="00000000" w14:paraId="0000003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normală: se ajunge la sfârșitul codului sau apelează exit()</w:t>
      </w:r>
    </w:p>
    <w:p w:rsidR="00000000" w:rsidDel="00000000" w:rsidP="00000000" w:rsidRDefault="00000000" w:rsidRPr="00000000" w14:paraId="0000003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anormală: procesul execută o acțiune nevalidă și este omorât de sistemul de operare (i se trimite un semnal) sau procesul este omorât de un alt proces (tot printr-un semnal)</w:t>
      </w:r>
    </w:p>
    <w:p w:rsidR="00000000" w:rsidDel="00000000" w:rsidP="00000000" w:rsidRDefault="00000000" w:rsidRPr="00000000" w14:paraId="0000003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rolul procesului părinte este de a se îngriji de colectarea de informații legate de încheierea procesului copil</w:t>
      </w:r>
    </w:p>
    <w:p w:rsidR="00000000" w:rsidDel="00000000" w:rsidP="00000000" w:rsidRDefault="00000000" w:rsidRPr="00000000" w14:paraId="0000003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spunem că procesul părinte așteaptă (wait) după procesul copil; așteptarea duce la furnizarea de informații despre modul în care și-a încheiat execuția</w:t>
      </w:r>
    </w:p>
    <w:p w:rsidR="00000000" w:rsidDel="00000000" w:rsidP="00000000" w:rsidRDefault="00000000" w:rsidRPr="00000000" w14:paraId="0000003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atunci când shell-ul creează un proces de obicei așteaptă încheierea sa (apelează wait())</w:t>
      </w:r>
    </w:p>
    <w:p w:rsidR="00000000" w:rsidDel="00000000" w:rsidP="00000000" w:rsidRDefault="00000000" w:rsidRPr="00000000" w14:paraId="0000003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dacă rulăm o comandă cu &amp; la sfârșit (pentru rulare în background), shell-ul nu așteaptă încheierea comenzii</w:t>
      </w:r>
    </w:p>
    <w:p w:rsidR="00000000" w:rsidDel="00000000" w:rsidP="00000000" w:rsidRDefault="00000000" w:rsidRPr="00000000" w14:paraId="0000003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un proces orfan este un proces al cărui proces părinte s-a încheiat; procesele orfane sunt înfiate în general de procesul init</w:t>
      </w:r>
    </w:p>
    <w:p w:rsidR="00000000" w:rsidDel="00000000" w:rsidP="00000000" w:rsidRDefault="00000000" w:rsidRPr="00000000" w14:paraId="0000003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un proces zombie este un proces care și-a încheiat execuția dar nu a fost așteptat de părintele său</w:t>
      </w:r>
    </w:p>
    <w:p w:rsidR="00000000" w:rsidDel="00000000" w:rsidP="00000000" w:rsidRDefault="00000000" w:rsidRPr="00000000" w14:paraId="0000003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dacă un proces părinte moare și nu a așteptat un proces copil zombie, acesta este zombie orfan; este înfiat de procesul init și apoi este "curățat" din sistem</w:t>
      </w:r>
    </w:p>
    <w:p w:rsidR="00000000" w:rsidDel="00000000" w:rsidP="00000000" w:rsidRDefault="00000000" w:rsidRPr="00000000" w14:paraId="0000003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+ demo cu procese orfane și zombie</w:t>
      </w:r>
    </w:p>
    <w:p w:rsidR="00000000" w:rsidDel="00000000" w:rsidP="00000000" w:rsidRDefault="00000000" w:rsidRPr="00000000" w14:paraId="0000003F">
      <w:pPr>
        <w:pStyle w:val="Heading1"/>
        <w:pageBreakBefore w:val="0"/>
        <w:rPr/>
      </w:pPr>
      <w:bookmarkStart w:colFirst="0" w:colLast="0" w:name="_a3w07t8cne9b" w:id="8"/>
      <w:bookmarkEnd w:id="8"/>
      <w:r w:rsidDel="00000000" w:rsidR="00000000" w:rsidRPr="00000000">
        <w:rPr>
          <w:rtl w:val="0"/>
        </w:rPr>
        <w:t xml:space="preserve">Procese daemon</w:t>
      </w:r>
    </w:p>
    <w:p w:rsidR="00000000" w:rsidDel="00000000" w:rsidP="00000000" w:rsidRDefault="00000000" w:rsidRPr="00000000" w14:paraId="0000004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sunt procese detașate de terminal, stdin, stdout, stderr nu referă terminale, de obicei /dev/null</w:t>
      </w:r>
    </w:p>
    <w:p w:rsidR="00000000" w:rsidDel="00000000" w:rsidP="00000000" w:rsidRDefault="00000000" w:rsidRPr="00000000" w14:paraId="0000004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procesul părinte este init</w:t>
      </w:r>
    </w:p>
    <w:p w:rsidR="00000000" w:rsidDel="00000000" w:rsidP="00000000" w:rsidRDefault="00000000" w:rsidRPr="00000000" w14:paraId="0000004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nu sunt interactive, realizează acțiuni de mentenanță sau oferă servicii</w:t>
      </w:r>
    </w:p>
    <w:p w:rsidR="00000000" w:rsidDel="00000000" w:rsidP="00000000" w:rsidRDefault="00000000" w:rsidRPr="00000000" w14:paraId="00000043">
      <w:pPr>
        <w:pStyle w:val="Heading1"/>
        <w:pageBreakBefore w:val="0"/>
        <w:rPr/>
      </w:pPr>
      <w:bookmarkStart w:colFirst="0" w:colLast="0" w:name="_v4k3ogp4tf4s" w:id="9"/>
      <w:bookmarkEnd w:id="9"/>
      <w:r w:rsidDel="00000000" w:rsidR="00000000" w:rsidRPr="00000000">
        <w:rPr>
          <w:rtl w:val="0"/>
        </w:rPr>
        <w:t xml:space="preserve">Rularea proceselor</w:t>
      </w:r>
    </w:p>
    <w:p w:rsidR="00000000" w:rsidDel="00000000" w:rsidP="00000000" w:rsidRDefault="00000000" w:rsidRPr="00000000" w14:paraId="0000004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procesele sunt planificate să ruleze pe procesoare</w:t>
      </w:r>
    </w:p>
    <w:p w:rsidR="00000000" w:rsidDel="00000000" w:rsidP="00000000" w:rsidRDefault="00000000" w:rsidRPr="00000000" w14:paraId="0000004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în mod normal fiecare proces are asociată o cuantă de rulare, când expiră, sistemul de operare plasează alt proces pe procesor</w:t>
      </w:r>
    </w:p>
    <w:p w:rsidR="00000000" w:rsidDel="00000000" w:rsidP="00000000" w:rsidRDefault="00000000" w:rsidRPr="00000000" w14:paraId="0000004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schimbarea unui proces cu un alt proces poartă numele de schimbare de context</w:t>
      </w:r>
    </w:p>
    <w:p w:rsidR="00000000" w:rsidDel="00000000" w:rsidP="00000000" w:rsidRDefault="00000000" w:rsidRPr="00000000" w14:paraId="0000004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mai multe detalii în cursul 4: Planificarea execuției</w:t>
      </w:r>
    </w:p>
    <w:p w:rsidR="00000000" w:rsidDel="00000000" w:rsidP="00000000" w:rsidRDefault="00000000" w:rsidRPr="00000000" w14:paraId="0000004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unele procese sunt CPU-intensive dacă petrec mult timp pe procesor sau I/O intensive dacă operează adesea pe dispozitive I/O</w:t>
      </w:r>
    </w:p>
    <w:p w:rsidR="00000000" w:rsidDel="00000000" w:rsidP="00000000" w:rsidRDefault="00000000" w:rsidRPr="00000000" w14:paraId="0000004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+ demo cu CPU intensive și I/O intensive</w:t>
      </w:r>
    </w:p>
    <w:p w:rsidR="00000000" w:rsidDel="00000000" w:rsidP="00000000" w:rsidRDefault="00000000" w:rsidRPr="00000000" w14:paraId="0000004A">
      <w:pPr>
        <w:pStyle w:val="Heading1"/>
        <w:pageBreakBefore w:val="0"/>
        <w:rPr/>
      </w:pPr>
      <w:bookmarkStart w:colFirst="0" w:colLast="0" w:name="_ac0xgwwyysvw" w:id="10"/>
      <w:bookmarkEnd w:id="10"/>
      <w:r w:rsidDel="00000000" w:rsidR="00000000" w:rsidRPr="00000000">
        <w:rPr>
          <w:rtl w:val="0"/>
        </w:rPr>
        <w:t xml:space="preserve">Starea proceselor</w:t>
      </w:r>
    </w:p>
    <w:p w:rsidR="00000000" w:rsidDel="00000000" w:rsidP="00000000" w:rsidRDefault="00000000" w:rsidRPr="00000000" w14:paraId="0000004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un proces care rulează pe procesor este în starea running</w:t>
      </w:r>
    </w:p>
    <w:p w:rsidR="00000000" w:rsidDel="00000000" w:rsidP="00000000" w:rsidRDefault="00000000" w:rsidRPr="00000000" w14:paraId="0000004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un proces care execută o operație I/O se blochează în așteptarea încheierii operației, intră în starea blocking/waiting</w:t>
      </w:r>
    </w:p>
    <w:p w:rsidR="00000000" w:rsidDel="00000000" w:rsidP="00000000" w:rsidRDefault="00000000" w:rsidRPr="00000000" w14:paraId="0000004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atunci când un proces poate rula, dar nu are alocat un procesor, este în starea ready</w:t>
      </w:r>
    </w:p>
    <w:p w:rsidR="00000000" w:rsidDel="00000000" w:rsidP="00000000" w:rsidRDefault="00000000" w:rsidRPr="00000000" w14:paraId="0000004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stările running, blocking și ready sunt cele trei stări principale ale unui proces</w:t>
      </w:r>
    </w:p>
    <w:p w:rsidR="00000000" w:rsidDel="00000000" w:rsidP="00000000" w:rsidRDefault="00000000" w:rsidRPr="00000000" w14:paraId="0000004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+ diagramă cu stările proceselor</w:t>
      </w:r>
    </w:p>
    <w:p w:rsidR="00000000" w:rsidDel="00000000" w:rsidP="00000000" w:rsidRDefault="00000000" w:rsidRPr="00000000" w14:paraId="0000005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tranziția din running în ready se întâmplă când unui proces îi expiră cuanta</w:t>
      </w:r>
    </w:p>
    <w:p w:rsidR="00000000" w:rsidDel="00000000" w:rsidP="00000000" w:rsidRDefault="00000000" w:rsidRPr="00000000" w14:paraId="0000005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tranziția din running în blocking este când un proces realizează o operație I/O blocantă</w:t>
      </w:r>
    </w:p>
    <w:p w:rsidR="00000000" w:rsidDel="00000000" w:rsidP="00000000" w:rsidRDefault="00000000" w:rsidRPr="00000000" w14:paraId="0000005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tranziția din blocking în ready are loc când operația I/O blocantă s-a definitivat</w:t>
      </w:r>
    </w:p>
    <w:p w:rsidR="00000000" w:rsidDel="00000000" w:rsidP="00000000" w:rsidRDefault="00000000" w:rsidRPr="00000000" w14:paraId="0000005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tranziția din ready în running este când se eliberează un procesor</w:t>
      </w:r>
    </w:p>
    <w:p w:rsidR="00000000" w:rsidDel="00000000" w:rsidP="00000000" w:rsidRDefault="00000000" w:rsidRPr="00000000" w14:paraId="0000005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mai multe în cursul 4: Planificarea execuției</w:t>
      </w:r>
    </w:p>
    <w:p w:rsidR="00000000" w:rsidDel="00000000" w:rsidP="00000000" w:rsidRDefault="00000000" w:rsidRPr="00000000" w14:paraId="00000055">
      <w:pPr>
        <w:pStyle w:val="Heading1"/>
        <w:pageBreakBefore w:val="0"/>
        <w:rPr/>
      </w:pPr>
      <w:bookmarkStart w:colFirst="0" w:colLast="0" w:name="_iuohz444hul" w:id="11"/>
      <w:bookmarkEnd w:id="11"/>
      <w:r w:rsidDel="00000000" w:rsidR="00000000" w:rsidRPr="00000000">
        <w:rPr>
          <w:rtl w:val="0"/>
        </w:rPr>
        <w:t xml:space="preserve">Comunicarea între procese. Pipe-uri</w:t>
      </w:r>
    </w:p>
    <w:p w:rsidR="00000000" w:rsidDel="00000000" w:rsidP="00000000" w:rsidRDefault="00000000" w:rsidRPr="00000000" w14:paraId="0000005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comunicarea inter-proces (IPC: Inter-Process Communication)</w:t>
      </w:r>
    </w:p>
    <w:p w:rsidR="00000000" w:rsidDel="00000000" w:rsidP="00000000" w:rsidRDefault="00000000" w:rsidRPr="00000000" w14:paraId="0000005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transfer de informații, notificări</w:t>
      </w:r>
    </w:p>
    <w:p w:rsidR="00000000" w:rsidDel="00000000" w:rsidP="00000000" w:rsidRDefault="00000000" w:rsidRPr="00000000" w14:paraId="0000005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apelul wait() e o forma de IPC de notificare</w:t>
      </w:r>
    </w:p>
    <w:p w:rsidR="00000000" w:rsidDel="00000000" w:rsidP="00000000" w:rsidRDefault="00000000" w:rsidRPr="00000000" w14:paraId="0000005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sockeții sunt o formă de transfer de informații</w:t>
      </w:r>
    </w:p>
    <w:p w:rsidR="00000000" w:rsidDel="00000000" w:rsidP="00000000" w:rsidRDefault="00000000" w:rsidRPr="00000000" w14:paraId="0000005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pipe-uri: cu nume (FIFO, intrare în sistemul de fișiere) și anonime (doar în memorie)</w:t>
      </w:r>
    </w:p>
    <w:p w:rsidR="00000000" w:rsidDel="00000000" w:rsidP="00000000" w:rsidRDefault="00000000" w:rsidRPr="00000000" w14:paraId="0000005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+ demo cu pipe-uri cu nume</w:t>
      </w:r>
    </w:p>
    <w:p w:rsidR="00000000" w:rsidDel="00000000" w:rsidP="00000000" w:rsidRDefault="00000000" w:rsidRPr="00000000" w14:paraId="0000005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pipe-uri anonime (numite simplu pipe-uri): folosite în shell la comanda cmd1 | cmd2</w:t>
      </w:r>
    </w:p>
    <w:p w:rsidR="00000000" w:rsidDel="00000000" w:rsidP="00000000" w:rsidRDefault="00000000" w:rsidRPr="00000000" w14:paraId="0000005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un pipe este un buffer în kernel cu două capete: unul de citire și unul de scriere</w:t>
      </w:r>
    </w:p>
    <w:p w:rsidR="00000000" w:rsidDel="00000000" w:rsidP="00000000" w:rsidRDefault="00000000" w:rsidRPr="00000000" w14:paraId="0000005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pot fi folosite doar între procese înrudite</w:t>
      </w:r>
    </w:p>
    <w:p w:rsidR="00000000" w:rsidDel="00000000" w:rsidP="00000000" w:rsidRDefault="00000000" w:rsidRPr="00000000" w14:paraId="0000005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se redirectează stdout-ul unui proces la pipefd[1] (capătul de scriere)</w:t>
      </w:r>
    </w:p>
    <w:p w:rsidR="00000000" w:rsidDel="00000000" w:rsidP="00000000" w:rsidRDefault="00000000" w:rsidRPr="00000000" w14:paraId="0000006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se redirectează stdin-ul celuilalt proces la pipefd[0] (capătul de citire)</w:t>
      </w:r>
    </w:p>
    <w:p w:rsidR="00000000" w:rsidDel="00000000" w:rsidP="00000000" w:rsidRDefault="00000000" w:rsidRPr="00000000" w14:paraId="0000006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+ demo cu pipe-uri anonime cu proces părinte, proces copil</w:t>
      </w:r>
    </w:p>
    <w:p w:rsidR="00000000" w:rsidDel="00000000" w:rsidP="00000000" w:rsidRDefault="00000000" w:rsidRPr="00000000" w14:paraId="00000062">
      <w:pPr>
        <w:pStyle w:val="Heading1"/>
        <w:pageBreakBefore w:val="0"/>
        <w:rPr/>
      </w:pPr>
      <w:bookmarkStart w:colFirst="0" w:colLast="0" w:name="_xbz00a35p9qj" w:id="12"/>
      <w:bookmarkEnd w:id="12"/>
      <w:r w:rsidDel="00000000" w:rsidR="00000000" w:rsidRPr="00000000">
        <w:rPr>
          <w:rtl w:val="0"/>
        </w:rPr>
        <w:t xml:space="preserve">Sumar</w:t>
      </w:r>
    </w:p>
    <w:p w:rsidR="00000000" w:rsidDel="00000000" w:rsidP="00000000" w:rsidRDefault="00000000" w:rsidRPr="00000000" w14:paraId="0000006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procesele sunt încapsularea execuției într-un sistem</w:t>
      </w:r>
    </w:p>
    <w:p w:rsidR="00000000" w:rsidDel="00000000" w:rsidP="00000000" w:rsidRDefault="00000000" w:rsidRPr="00000000" w14:paraId="0000006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procesele abstractizează procesorul, memoria și I/O</w:t>
      </w:r>
    </w:p>
    <w:p w:rsidR="00000000" w:rsidDel="00000000" w:rsidP="00000000" w:rsidRDefault="00000000" w:rsidRPr="00000000" w14:paraId="0000006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un proces este creat de un alt proces, dintr-un executabil, prin loading</w:t>
      </w:r>
    </w:p>
    <w:p w:rsidR="00000000" w:rsidDel="00000000" w:rsidP="00000000" w:rsidRDefault="00000000" w:rsidRPr="00000000" w14:paraId="0000006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atributele unui proces sunt păstrate în PCB (Process Control Block)</w:t>
      </w:r>
    </w:p>
    <w:p w:rsidR="00000000" w:rsidDel="00000000" w:rsidP="00000000" w:rsidRDefault="00000000" w:rsidRPr="00000000" w14:paraId="0000006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pe Unix există apelurile fork() și exec(): fork() duplică spațiul de adrese al unui proces, exec() invocă loader-ul</w:t>
      </w:r>
    </w:p>
    <w:p w:rsidR="00000000" w:rsidDel="00000000" w:rsidP="00000000" w:rsidRDefault="00000000" w:rsidRPr="00000000" w14:paraId="0000006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procesele formează o ierarhie, procesul părinte așteaptă încheierea proceselor copil</w:t>
      </w:r>
    </w:p>
    <w:p w:rsidR="00000000" w:rsidDel="00000000" w:rsidP="00000000" w:rsidRDefault="00000000" w:rsidRPr="00000000" w14:paraId="0000006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procesele orfane sunt adoptate de init</w:t>
      </w:r>
    </w:p>
    <w:p w:rsidR="00000000" w:rsidDel="00000000" w:rsidP="00000000" w:rsidRDefault="00000000" w:rsidRPr="00000000" w14:paraId="0000006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procesele zombie sunt cele care nu au fost încă așteptate de procesul părinte</w:t>
      </w:r>
    </w:p>
    <w:p w:rsidR="00000000" w:rsidDel="00000000" w:rsidP="00000000" w:rsidRDefault="00000000" w:rsidRPr="00000000" w14:paraId="0000006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procesele comunică pentru transfer de date și pentru notificări</w:t>
      </w:r>
    </w:p>
    <w:p w:rsidR="00000000" w:rsidDel="00000000" w:rsidP="00000000" w:rsidRDefault="00000000" w:rsidRPr="00000000" w14:paraId="0000006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pipe-urile anonime (folosite de shell la comanda cmd1 | cmd2) sunt folosite doar între procese înrudite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lixir.bootlin.com/linux/v4.20.13/source/include/linux/sched.h#L5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