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>
          <w:ins w:author="Alexandru Gheorghiu" w:id="0" w:date="2023-07-11T11:34:17Z"/>
        </w:rPr>
      </w:pPr>
      <w:ins w:author="Alexandru Gheorghiu" w:id="0" w:date="2023-07-11T11:34:17Z">
        <w:bookmarkStart w:colFirst="0" w:colLast="0" w:name="_rqg6pwreoy3h" w:id="0"/>
        <w:bookmarkEnd w:id="0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pStyle w:val="Title"/>
        <w:pageBreakBefore w:val="0"/>
        <w:rPr/>
      </w:pPr>
      <w:bookmarkStart w:colFirst="0" w:colLast="0" w:name="_6eerabxztc1t" w:id="1"/>
      <w:bookmarkEnd w:id="1"/>
      <w:r w:rsidDel="00000000" w:rsidR="00000000" w:rsidRPr="00000000">
        <w:rPr>
          <w:rtl w:val="0"/>
        </w:rPr>
        <w:t xml:space="preserve">Capitol 04: Planificarea execuției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7xk80i1m62tq" w:id="2"/>
      <w:bookmarkEnd w:id="2"/>
      <w:r w:rsidDel="00000000" w:rsidR="00000000" w:rsidRPr="00000000">
        <w:rPr>
          <w:rtl w:val="0"/>
        </w:rPr>
        <w:t xml:space="preserve">Sumar curs anterior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procesele sunt încapsularea execuției într-un sistem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procesele abstractizează procesorul, memoria și I/O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un proces este creat de un alt proces, dintr-un executabil, prin loading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atributele unui proces sunt păstrate în PCB (Process Control Block)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pe Unix există apelurile fork() și exec(): fork() duplică spațiul de adrese al unui proces,  exec() invocă loader-ul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procesele formează o ierarhie, procesul părinte așteaptă încheierea proceselor copil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procesele orfane sunt adoptate de init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procesele zombie sunt cele care nu au fost încă așteptate de procesul părinte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procesele comunică pentru transfer de date și pentru notificări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pipe-urile anonime (folosite de shell la comanda cmd1 | cmd2) sunt folosite doar între procese înrudite</w:t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bookmarkStart w:colFirst="0" w:colLast="0" w:name="_dzhj7881hukd" w:id="3"/>
      <w:bookmarkEnd w:id="3"/>
      <w:r w:rsidDel="00000000" w:rsidR="00000000" w:rsidRPr="00000000">
        <w:rPr>
          <w:rtl w:val="0"/>
        </w:rPr>
        <w:t xml:space="preserve">Multitasking și scheduling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pe un sistem există mai multe procese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sistemul dispune de un număr limitat de procesoare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sistemul de operare trebuie să asigure accesul tuturor proceselor la procesoare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un proces rulează pe un procesor (sau mai multe) și apoi lasă locul altui proces: </w:t>
      </w:r>
      <w:r w:rsidDel="00000000" w:rsidR="00000000" w:rsidRPr="00000000">
        <w:rPr>
          <w:rtl w:val="0"/>
        </w:rPr>
        <w:t xml:space="preserve">multi-tasking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sistemul de operare planifică accesul unui proces la procesoare: scheduling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planificatorul de procese este o componentă din sistemul de operare care decide când un proces părăsește procesorul și ce proces îi ia locul</w:t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bookmarkStart w:colFirst="0" w:colLast="0" w:name="_zvqj3l9magg" w:id="4"/>
      <w:bookmarkEnd w:id="4"/>
      <w:r w:rsidDel="00000000" w:rsidR="00000000" w:rsidRPr="00000000">
        <w:rPr>
          <w:rtl w:val="0"/>
        </w:rPr>
        <w:t xml:space="preserve">Schimbarea de context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un proces este un program căruia i se atașează un context de execuție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când planificatorul decide că un proces părăsește procesorul, are loc o schimbare de context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schimbarea de context înseamnă salvarea informațiilor procesului anterior într-o zonă din sistemul de operare și restaurarea informațiilor noului proces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schimbarea de context înseamnă overhead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schimbarea de context se poate produce: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* voluntar: un proces decide sau cauzează schimbarea de context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** un proces cedează de bună voie procesorul: yielding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** un proces execută o operație blocantă (de exemplu citire de la un dispozitiv care nu are încă date)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** un proces își încheie execuția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* nevoluntar: planificatorul sistemului de operare decide forțarea unui proces de pe procesor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** un proces a stat prea mult timp pe procesor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** apare în sistem un proces mai important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+ demo cu schimbări voluntare și nevoluntare la rularea comenzii find</w:t>
      </w:r>
    </w:p>
    <w:p w:rsidR="00000000" w:rsidDel="00000000" w:rsidP="00000000" w:rsidRDefault="00000000" w:rsidRPr="00000000" w14:paraId="00000023">
      <w:pPr>
        <w:pStyle w:val="Heading1"/>
        <w:pageBreakBefore w:val="0"/>
        <w:rPr/>
      </w:pPr>
      <w:bookmarkStart w:colFirst="0" w:colLast="0" w:name="_7sfnwfm7vsop" w:id="5"/>
      <w:bookmarkEnd w:id="5"/>
      <w:r w:rsidDel="00000000" w:rsidR="00000000" w:rsidRPr="00000000">
        <w:rPr>
          <w:rtl w:val="0"/>
        </w:rPr>
        <w:t xml:space="preserve">Reminder: Stările proceselor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un proces care rulează pe procesor este în starea running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un proces care execută o operație I/O se blochează în așteptarea încheierii operației, intră în starea blocking/waiting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atunci când un proces poate rula, dar nu are alocat un procesor, este în starea ready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stările running, blocking și ready sunt cele trei stări principale ale unui proces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+ diagramă cu stările proceselor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tranziția din running în ready se întâmplă când unui proces îi expiră cuanta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tranziția din running în blocking este când un proces realizează o operație I/O blocantă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tranziția din blocking în ready are loc când operația I/O blocantă s-a definitivat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tranziția din ready în running este când se eliberează un procesor</w:t>
      </w:r>
    </w:p>
    <w:p w:rsidR="00000000" w:rsidDel="00000000" w:rsidP="00000000" w:rsidRDefault="00000000" w:rsidRPr="00000000" w14:paraId="0000002D">
      <w:pPr>
        <w:pStyle w:val="Heading1"/>
        <w:pageBreakBefore w:val="0"/>
        <w:rPr/>
      </w:pPr>
      <w:bookmarkStart w:colFirst="0" w:colLast="0" w:name="_e3r7hu1udn4" w:id="6"/>
      <w:bookmarkEnd w:id="6"/>
      <w:r w:rsidDel="00000000" w:rsidR="00000000" w:rsidRPr="00000000">
        <w:rPr>
          <w:rtl w:val="0"/>
        </w:rPr>
        <w:t xml:space="preserve">Stările proceselor și schimbările de context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tranzițiile din starea running sunt tranziții de schimbare de context: procesul cedează procesorul în fața altui proces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când un proces cedează procesorul, se alege un proces din starea READY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ce se întâmplă când nu există nici un proces în starea READY? procesul idle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ce tranziții au loc la diferitele tipuri de schimbări de context: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RUNNING -&gt; READY: yielding, prea mult timp pe procesor, proces prioritar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RUNNING -&gt; WAITING: un proces execută o operație blocantă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RUNNING -&gt; TERMINATED: un proces și-a încheiat execuția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noul proces execută tranziția READY -&gt; RUNNING</w:t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as2xcvnuhbzq" w:id="7"/>
      <w:bookmarkEnd w:id="7"/>
      <w:r w:rsidDel="00000000" w:rsidR="00000000" w:rsidRPr="00000000">
        <w:rPr>
          <w:rtl w:val="0"/>
        </w:rPr>
        <w:t xml:space="preserve">Planificatoare cooperative și preemptive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planificatorul este o componentă a sistemului de operare; este o funcție care este apelată pentru: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* a selecta un proces aflat în READY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* a înlocui procesul curent (din RUNNING) cu noul proces selectat (din READY)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planificatorul este apelat pentru a efectua schimbarea de context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planificatoarele pot fi cooperative și preemptive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planificatoarele cooperative permit doar schimbări de context voluntare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cele preemptive permit și schimbări de context nevoluntare: a preempta = a forța părăsirea procesorului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planificarea cooperativă are dezavantajul starvation: un proces poate acapara complet procesorul și să nu lase alte procese să ruleze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în general planificarea preemptivă presupune existența unei cuante de timp asociate unui proces; expirarea cuantei de timp forțează înlocuirea procesului (context switch)</w:t>
      </w:r>
    </w:p>
    <w:p w:rsidR="00000000" w:rsidDel="00000000" w:rsidP="00000000" w:rsidRDefault="00000000" w:rsidRPr="00000000" w14:paraId="00000040">
      <w:pPr>
        <w:pStyle w:val="Heading1"/>
        <w:pageBreakBefore w:val="0"/>
        <w:rPr/>
      </w:pPr>
      <w:bookmarkStart w:colFirst="0" w:colLast="0" w:name="_4dmaicygw2zx" w:id="8"/>
      <w:bookmarkEnd w:id="8"/>
      <w:r w:rsidDel="00000000" w:rsidR="00000000" w:rsidRPr="00000000">
        <w:rPr>
          <w:rtl w:val="0"/>
        </w:rPr>
        <w:t xml:space="preserve">Criterii de evaluare a unui planificator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sunt esențiale două metrici: productivitate (throughput) și echitate (fairness)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un planificator este cu atât mai productiv cu cât se consumă cât mai puțin timp schimbând contextul și mai mult timp rulând procese; procesele să își termine cât mai repede treaba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un planificator este cu atât mai echitabil cu cât fiecare proces are acces la procesor; adică procesele stau cât mai puțin timp în coada READY până să intre în RUNNING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un sistem este inechitabil când un proces stă foarte mult în coada READY și nu este planificat pe procesor: starvation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un sistem este neproductiv când sunt schimbări de context foarte dese și procesoarele fac foarte puțină treabă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turnaround time</w:t>
      </w:r>
      <w:r w:rsidDel="00000000" w:rsidR="00000000" w:rsidRPr="00000000">
        <w:rPr>
          <w:rtl w:val="0"/>
        </w:rPr>
        <w:t xml:space="preserve">: timpul din care un proces intră în sistem până când își încheie execuția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average turnaround time: media turnaround time pentru toate procesele din sistem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waiting time</w:t>
      </w:r>
      <w:r w:rsidDel="00000000" w:rsidR="00000000" w:rsidRPr="00000000">
        <w:rPr>
          <w:rtl w:val="0"/>
        </w:rPr>
        <w:t xml:space="preserve">: suma timpilor în care un proces așteaptă în starea READY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media waiting time pentru toate procesele din sistem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un sistem productiv are average turnaround time mic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un sistem echitabil are average waiting time mic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Atenție: waiting time se referă la timpul petrecut în starea READY (nu în starea </w:t>
      </w:r>
      <w:r w:rsidDel="00000000" w:rsidR="00000000" w:rsidRPr="00000000">
        <w:rPr>
          <w:rtl w:val="0"/>
        </w:rPr>
        <w:t xml:space="preserve">WAITI</w:t>
      </w:r>
      <w:del w:author="Silviu" w:id="1" w:date="2023-06-11T11:58:25Z">
        <w:r w:rsidDel="00000000" w:rsidR="00000000" w:rsidRPr="00000000">
          <w:rPr>
            <w:rtl w:val="0"/>
          </w:rPr>
          <w:delText xml:space="preserve">N</w:delText>
        </w:r>
      </w:del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+ demo cu timpul de așteptare (în coada READY)</w:t>
      </w:r>
    </w:p>
    <w:p w:rsidR="00000000" w:rsidDel="00000000" w:rsidP="00000000" w:rsidRDefault="00000000" w:rsidRPr="00000000" w14:paraId="0000004E">
      <w:pPr>
        <w:pStyle w:val="Heading1"/>
        <w:pageBreakBefore w:val="0"/>
        <w:rPr/>
      </w:pPr>
      <w:bookmarkStart w:colFirst="0" w:colLast="0" w:name="_mhuuxs4qq7n2" w:id="9"/>
      <w:bookmarkEnd w:id="9"/>
      <w:r w:rsidDel="00000000" w:rsidR="00000000" w:rsidRPr="00000000">
        <w:rPr>
          <w:rtl w:val="0"/>
        </w:rPr>
        <w:t xml:space="preserve">Cuanta de timp. Planificatorul round robin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cuanta de timp se asociază unui proces în planificatoare preemptive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când expiră cuanta unui proces acesta este scos de pe procesor, i se calculează o nouă cuantă și este trecut în starea READY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timer-ul procesorului (uzual o dată la 1 ms sau 10ms) generează întrerupere de ceas; în rutina de tratare a întreruperii de ceas se verifică dacă un proces în RUNNING are cuanta expirată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cuanta este dinamică, se actualizează la fiecare expirare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productivate vs echitate: cuantă mare vs cuantă mică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cuantă mare -&gt; schimbări de context mai rare, productivitate sporită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cuantă mică -&gt; schimbări de context mai dese, echitate sporită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cuanta variază între procese; procesele sunt CPU-intensive vs I/O-intensive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procesele I/O-intensive primesc în general o cuantă de timp mai mare pentru că se vor bloca și vor trece din RUNNING în WAITING și vor lăsa alt proces în loc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procesele CPU-intensive primesc în general o cuantă de timp mai mică; este posibil să ruleze pe procesor până la expirarea cuantei; cu o cuantă mare ar dura mai mult până ar lăsa alt proces în locul său pe procesor</w:t>
      </w:r>
    </w:p>
    <w:p w:rsidR="00000000" w:rsidDel="00000000" w:rsidP="00000000" w:rsidRDefault="00000000" w:rsidRPr="00000000" w14:paraId="00000059">
      <w:pPr>
        <w:pStyle w:val="Heading1"/>
        <w:pageBreakBefore w:val="0"/>
        <w:rPr/>
      </w:pPr>
      <w:bookmarkStart w:colFirst="0" w:colLast="0" w:name="_3pio2soyr9dk" w:id="10"/>
      <w:bookmarkEnd w:id="10"/>
      <w:r w:rsidDel="00000000" w:rsidR="00000000" w:rsidRPr="00000000">
        <w:rPr>
          <w:rtl w:val="0"/>
        </w:rPr>
        <w:t xml:space="preserve">Coadă/cozi de procese READY. Prioritățile proceselor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când are loc o schimbare de context, planificatorul alege un proces aflat în starea READY și îl trece în RUNNING; ce procese alege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planificatorul round-robin are o coadă de procese READY; ia pe rând procesele READY și le trece în RUNNING; când un proces ajunge în READY e adăugat la sfârșitul cozii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unele procese sunt mai importante; au prioritate mai mare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planificatoarele cu priorități au mai multe cozi pentru procesele READY: câte o coadă pe o prioritate; când se planifică un proces se ia primul proces din coada cu prioritatea cea mai mare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prioritate statică este o prioritate care nu poate fi modificată pe parcursul execuției procesului; un sistem care folosește doar priorități statice poate duce la starvation pentru procesele cu prioritate mai mică; vor rula mereu procesele cu prioritate mai mare dacă dintre acestea sunt mereu în starea READY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prioritățile statice în Linux sunt numite "nice"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+ demo cu procese cu valoare nice diferită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pentru a preveni starvation, prioritățile sunt dinamice, se modifică pe parcursul execuției; un proces care stă destul de mult într-o coadă READY cu prioritate mai mică va fi promovat într-o coadă READY cu prioritate mai mare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modificarea priorității ține cont de natura procesului, similar alegerii cuantei: procesele CPU-intensive primesc, în general, o prioritate mai mică decât procesele I/O intensive</w:t>
      </w:r>
    </w:p>
    <w:p w:rsidR="00000000" w:rsidDel="00000000" w:rsidP="00000000" w:rsidRDefault="00000000" w:rsidRPr="00000000" w14:paraId="00000063">
      <w:pPr>
        <w:pStyle w:val="Heading1"/>
        <w:pageBreakBefore w:val="0"/>
        <w:rPr/>
      </w:pPr>
      <w:bookmarkStart w:colFirst="0" w:colLast="0" w:name="_sjp29un4of5b" w:id="11"/>
      <w:bookmarkEnd w:id="11"/>
      <w:r w:rsidDel="00000000" w:rsidR="00000000" w:rsidRPr="00000000">
        <w:rPr>
          <w:rtl w:val="0"/>
        </w:rPr>
        <w:t xml:space="preserve">Comunicarea inter-proces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procesele comunică pentru a transfera informații, pentru notificare sau pentru a asigura integritatea datelor (sincronizare)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transferul de informații se face prin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* comunicare de tip țeavă, sau transfer de mesaje: pipe-uri (anonime), pipe-uri cu nume (FIFO), sockeți locali (UNIX), sockeți de rețea (Berkeley), cozi de mesaje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** există API-uri și biblioteci de message passing: MPI, ZeroMQ, RabbitMQ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* comunicare cu date partajate: memorie partajată (shared memory)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** API de date partajate: OpenMP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la comunicarea prin transfer de mesaje există un sender, un receiver, un canal virtual de comunicare și un protocol înțeles de parteneri; în general nu e nevoie de sincronizarea accesului la date pentru că fiecare partener are o instanță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la comunicarea prin memorie partajată partenerii pot fi cititori sau scriitori; datele fiind comune, este nevoie de sincronizare pentru a asigura integritatea acestora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* notificarea se face prin semnale (numite și excepții pe Windows); un proces își definește o rutină de tratare a semnalului/excepției, rutină apelată la apariția semnalului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semnalele pot fi livrate de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* sistemul de operare ca urmare a întâmpinării unei situații neprevăzute în execuția procesului: de exemplu acces nevalid la memorie (segmentation fault)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* de un alt proces pentru a notifica procesul curent de o condiție sau eveniment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sincronizarea se face prin mutex-uri, semafoare, variabile condiție; mai multe au fost prezentate la APD, vom insista la cursul 9: Sincronizare</w:t>
      </w:r>
    </w:p>
    <w:p w:rsidR="00000000" w:rsidDel="00000000" w:rsidP="00000000" w:rsidRDefault="00000000" w:rsidRPr="00000000" w14:paraId="00000071">
      <w:pPr>
        <w:pStyle w:val="Heading1"/>
        <w:pageBreakBefore w:val="0"/>
        <w:rPr/>
      </w:pPr>
      <w:bookmarkStart w:colFirst="0" w:colLast="0" w:name="_tigks0boss26" w:id="12"/>
      <w:bookmarkEnd w:id="12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mai multe procese concurează pe procesoarele sistemului; planificatorul (parte a sistemului de operare) gestionează accesul proceselor la procesoare (trecerea în starea RUNNING)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planificarea unui proces, adică înlocuirea unui proces cu altul se numește schimbare de context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schimbarea de context se poate produce: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* voluntar: un proces decide sau cauzează schimbarea de context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** un proces cedează de bună voie procesorul: yielding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** un proces execută o operație blocantă (de exemplu citire de la un dispozitiv care nu are încă date)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** un proces își încheie execuția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* nevoluntar: planificatorul sistemului de operare decide forțarea unui proces de pe procesor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** un proces a stat prea mult timp pe procesor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** apare în sistem un proces mai important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planificatoarele pot fi cooperative și preemptive; cele cooperative nu pot preveni apariția situației de starvation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planificatorul urmărește două obiective conflictuale: productivitate și echitate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planificatoarele preemptive folosesc cuantă de timp și prioritate pentru fiecare proces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comunicarea intre</w:t>
      </w:r>
      <w:ins w:author="Codrin" w:id="2" w:date="2023-07-13T18:54:30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  <w:t xml:space="preserve">procese presupune transfer de mesaje, memorie partajată, notificare sau sincronizare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