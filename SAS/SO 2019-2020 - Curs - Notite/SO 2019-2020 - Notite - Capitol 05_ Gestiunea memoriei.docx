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ind w:left="-425.19685039370086" w:firstLine="420"/>
        <w:rPr>
          <w:ins w:author="Daniela Ichim" w:id="0" w:date="2023-08-03T11:14:46Z"/>
        </w:rPr>
      </w:pPr>
      <w:ins w:author="Daniela Ichim" w:id="0" w:date="2023-08-03T11:14:46Z">
        <w:bookmarkStart w:colFirst="0" w:colLast="0" w:name="_2913ijifij2e" w:id="0"/>
        <w:bookmarkEnd w:id="0"/>
        <w:r w:rsidDel="00000000" w:rsidR="00000000" w:rsidRPr="00000000">
          <w:rPr>
            <w:rtl w:val="0"/>
          </w:rPr>
        </w:r>
      </w:ins>
    </w:p>
    <w:p w:rsidR="00000000" w:rsidDel="00000000" w:rsidP="00000000" w:rsidRDefault="00000000" w:rsidRPr="00000000" w14:paraId="00000002">
      <w:pPr>
        <w:pStyle w:val="Title"/>
        <w:pageBreakBefore w:val="0"/>
        <w:ind w:left="-425.19685039370086" w:firstLine="420"/>
        <w:rPr>
          <w:ins w:author="Daniela Ichim" w:id="3" w:date="2023-08-02T09:27:09Z"/>
          <w:del w:author="Adelin Iftimie" w:id="2" w:date="2024-04-03T09:43:50Z"/>
        </w:rPr>
      </w:pPr>
      <w:ins w:author="Vulturilor Logistic Parc" w:id="1" w:date="2023-08-02T14:58:43Z">
        <w:del w:author="Adelin Iftimie" w:id="2" w:date="2024-04-03T09:43:50Z">
          <w:r w:rsidDel="00000000" w:rsidR="00000000" w:rsidRPr="00000000">
            <w:rPr>
              <w:rtl w:val="0"/>
            </w:rPr>
            <w:delText xml:space="preserve">COD</w:delText>
          </w:r>
        </w:del>
      </w:ins>
      <w:del w:author="Adelin Iftimie" w:id="2" w:date="2024-04-03T09:43:50Z"/>
      <w:ins w:author="Daniela Ichim" w:id="3" w:date="2023-08-02T09:27:09Z">
        <w:del w:author="Adelin Iftimie" w:id="2" w:date="2024-04-03T09:43:50Z">
          <w:bookmarkStart w:colFirst="0" w:colLast="0" w:name="_3cqejb895rqr" w:id="1"/>
          <w:bookmarkEnd w:id="1"/>
          <w:r w:rsidDel="00000000" w:rsidR="00000000" w:rsidRPr="00000000">
            <w:rPr>
              <w:rtl w:val="0"/>
            </w:rPr>
          </w:r>
        </w:del>
      </w:ins>
    </w:p>
    <w:p w:rsidR="00000000" w:rsidDel="00000000" w:rsidP="00000000" w:rsidRDefault="00000000" w:rsidRPr="00000000" w14:paraId="00000003">
      <w:pPr>
        <w:pStyle w:val="Title"/>
        <w:pageBreakBefore w:val="0"/>
        <w:ind w:left="-425.19685039370086" w:firstLine="420"/>
        <w:rPr/>
        <w:pPrChange w:author="Adelin Iftimie" w:id="0" w:date="2024-04-03T09:43:50Z">
          <w:pPr>
            <w:pStyle w:val="Title"/>
            <w:pageBreakBefore w:val="0"/>
          </w:pPr>
        </w:pPrChange>
      </w:pPr>
      <w:bookmarkStart w:colFirst="0" w:colLast="0" w:name="_wgslh9z0xmoq" w:id="2"/>
      <w:bookmarkEnd w:id="2"/>
      <w:ins w:author="Anonymous" w:id="4" w:date="2023-02-07T09:53:37Z">
        <w:del w:author="Adelin Iftimie" w:id="2" w:date="2024-04-03T09:43:50Z">
          <w:r w:rsidDel="00000000" w:rsidR="00000000" w:rsidRPr="00000000">
            <w:rPr>
              <w:rtl w:val="0"/>
            </w:rPr>
            <w:delText xml:space="preserve">S</w:delText>
          </w:r>
        </w:del>
      </w:ins>
      <w:r w:rsidDel="00000000" w:rsidR="00000000" w:rsidRPr="00000000">
        <w:rPr>
          <w:rtl w:val="0"/>
        </w:rPr>
        <w:t xml:space="preserve">Capitol 05: Gestiunea memoriei</w:t>
      </w:r>
    </w:p>
    <w:p w:rsidR="00000000" w:rsidDel="00000000" w:rsidP="00000000" w:rsidRDefault="00000000" w:rsidRPr="00000000" w14:paraId="00000004">
      <w:pPr>
        <w:pStyle w:val="Heading1"/>
        <w:pageBreakBefore w:val="0"/>
        <w:rPr/>
      </w:pPr>
      <w:bookmarkStart w:colFirst="0" w:colLast="0" w:name="_s7r4wkc62qf1" w:id="3"/>
      <w:bookmarkEnd w:id="3"/>
      <w:r w:rsidDel="00000000" w:rsidR="00000000" w:rsidRPr="00000000">
        <w:rPr>
          <w:rtl w:val="0"/>
        </w:rPr>
        <w:t xml:space="preserve">Sumar curs anterior</w:t>
      </w:r>
    </w:p>
    <w:p w:rsidR="00000000" w:rsidDel="00000000" w:rsidP="00000000" w:rsidRDefault="00000000" w:rsidRPr="00000000" w14:paraId="00000005">
      <w:pPr>
        <w:pageBreakBefore w:val="0"/>
        <w:rPr/>
      </w:pPr>
      <w:r w:rsidDel="00000000" w:rsidR="00000000" w:rsidRPr="00000000">
        <w:rPr>
          <w:rtl w:val="0"/>
        </w:rPr>
        <w:t xml:space="preserve">mai multe procese concurează pe procesoarele sistemului; planificatorul (parte a sistemului de operare) gestionează accesul proceselor la procesoare (trecerea în starea RUNNING);</w:t>
      </w:r>
    </w:p>
    <w:p w:rsidR="00000000" w:rsidDel="00000000" w:rsidP="00000000" w:rsidRDefault="00000000" w:rsidRPr="00000000" w14:paraId="00000006">
      <w:pPr>
        <w:pageBreakBefore w:val="0"/>
        <w:rPr/>
      </w:pPr>
      <w:r w:rsidDel="00000000" w:rsidR="00000000" w:rsidRPr="00000000">
        <w:rPr>
          <w:rtl w:val="0"/>
        </w:rPr>
        <w:t xml:space="preserve">planificarea unui proces, adică înlocuirea unui proces cu altul se numește schimbare de context</w:t>
      </w:r>
    </w:p>
    <w:p w:rsidR="00000000" w:rsidDel="00000000" w:rsidP="00000000" w:rsidRDefault="00000000" w:rsidRPr="00000000" w14:paraId="00000007">
      <w:pPr>
        <w:pageBreakBefore w:val="0"/>
        <w:rPr/>
      </w:pPr>
      <w:r w:rsidDel="00000000" w:rsidR="00000000" w:rsidRPr="00000000">
        <w:rPr>
          <w:rtl w:val="0"/>
        </w:rPr>
        <w:t xml:space="preserve">schimbarea de context se poate produce:</w:t>
      </w:r>
    </w:p>
    <w:p w:rsidR="00000000" w:rsidDel="00000000" w:rsidP="00000000" w:rsidRDefault="00000000" w:rsidRPr="00000000" w14:paraId="00000008">
      <w:pPr>
        <w:pageBreakBefore w:val="0"/>
        <w:rPr/>
      </w:pPr>
      <w:r w:rsidDel="00000000" w:rsidR="00000000" w:rsidRPr="00000000">
        <w:rPr>
          <w:rtl w:val="0"/>
        </w:rPr>
        <w:t xml:space="preserve">* voluntar: un proces decide sau cauzează schimbarea de context</w:t>
      </w:r>
    </w:p>
    <w:p w:rsidR="00000000" w:rsidDel="00000000" w:rsidP="00000000" w:rsidRDefault="00000000" w:rsidRPr="00000000" w14:paraId="00000009">
      <w:pPr>
        <w:pageBreakBefore w:val="0"/>
        <w:rPr/>
      </w:pPr>
      <w:r w:rsidDel="00000000" w:rsidR="00000000" w:rsidRPr="00000000">
        <w:rPr>
          <w:rtl w:val="0"/>
        </w:rPr>
        <w:t xml:space="preserve">** un proces cedează de bună voie procesorul: yielding</w:t>
      </w:r>
    </w:p>
    <w:p w:rsidR="00000000" w:rsidDel="00000000" w:rsidP="00000000" w:rsidRDefault="00000000" w:rsidRPr="00000000" w14:paraId="0000000A">
      <w:pPr>
        <w:pageBreakBefore w:val="0"/>
        <w:rPr/>
      </w:pPr>
      <w:r w:rsidDel="00000000" w:rsidR="00000000" w:rsidRPr="00000000">
        <w:rPr>
          <w:rtl w:val="0"/>
        </w:rPr>
        <w:t xml:space="preserve">** un proces execută o operație blocantă (de exemplu citire de la un dispozitiv care nu are încă date)</w:t>
      </w:r>
    </w:p>
    <w:p w:rsidR="00000000" w:rsidDel="00000000" w:rsidP="00000000" w:rsidRDefault="00000000" w:rsidRPr="00000000" w14:paraId="0000000B">
      <w:pPr>
        <w:pageBreakBefore w:val="0"/>
        <w:rPr/>
      </w:pPr>
      <w:r w:rsidDel="00000000" w:rsidR="00000000" w:rsidRPr="00000000">
        <w:rPr>
          <w:rtl w:val="0"/>
        </w:rPr>
        <w:t xml:space="preserve">** un proces își încheie execuția</w:t>
      </w:r>
    </w:p>
    <w:p w:rsidR="00000000" w:rsidDel="00000000" w:rsidP="00000000" w:rsidRDefault="00000000" w:rsidRPr="00000000" w14:paraId="0000000C">
      <w:pPr>
        <w:pageBreakBefore w:val="0"/>
        <w:rPr/>
      </w:pPr>
      <w:r w:rsidDel="00000000" w:rsidR="00000000" w:rsidRPr="00000000">
        <w:rPr>
          <w:rtl w:val="0"/>
        </w:rPr>
        <w:t xml:space="preserve">* nevoluntar: planificatorul sistemului de operare decide forțarea unui proces de pe procesor</w:t>
      </w:r>
    </w:p>
    <w:p w:rsidR="00000000" w:rsidDel="00000000" w:rsidP="00000000" w:rsidRDefault="00000000" w:rsidRPr="00000000" w14:paraId="0000000D">
      <w:pPr>
        <w:pageBreakBefore w:val="0"/>
        <w:rPr/>
      </w:pPr>
      <w:r w:rsidDel="00000000" w:rsidR="00000000" w:rsidRPr="00000000">
        <w:rPr>
          <w:rtl w:val="0"/>
        </w:rPr>
        <w:t xml:space="preserve">** un proces a stat prea mult timp pe procesor</w:t>
      </w:r>
    </w:p>
    <w:p w:rsidR="00000000" w:rsidDel="00000000" w:rsidP="00000000" w:rsidRDefault="00000000" w:rsidRPr="00000000" w14:paraId="0000000E">
      <w:pPr>
        <w:pageBreakBefore w:val="0"/>
        <w:rPr/>
      </w:pPr>
      <w:r w:rsidDel="00000000" w:rsidR="00000000" w:rsidRPr="00000000">
        <w:rPr>
          <w:rtl w:val="0"/>
        </w:rPr>
        <w:t xml:space="preserve">** apare în sistem un proces mai important</w:t>
      </w:r>
    </w:p>
    <w:p w:rsidR="00000000" w:rsidDel="00000000" w:rsidP="00000000" w:rsidRDefault="00000000" w:rsidRPr="00000000" w14:paraId="0000000F">
      <w:pPr>
        <w:pageBreakBefore w:val="0"/>
        <w:rPr/>
      </w:pPr>
      <w:r w:rsidDel="00000000" w:rsidR="00000000" w:rsidRPr="00000000">
        <w:rPr>
          <w:rtl w:val="0"/>
        </w:rPr>
        <w:t xml:space="preserve">planificatoarele pot fi cooperative sau preemptive; cele cooperative nu pot preveni apariția situației de starvation</w:t>
      </w:r>
    </w:p>
    <w:p w:rsidR="00000000" w:rsidDel="00000000" w:rsidP="00000000" w:rsidRDefault="00000000" w:rsidRPr="00000000" w14:paraId="00000010">
      <w:pPr>
        <w:pageBreakBefore w:val="0"/>
        <w:rPr/>
      </w:pPr>
      <w:r w:rsidDel="00000000" w:rsidR="00000000" w:rsidRPr="00000000">
        <w:rPr>
          <w:rtl w:val="0"/>
        </w:rPr>
        <w:t xml:space="preserve">planificatorul urmărește două obiective conflictuale: productivitate și echitate</w:t>
      </w:r>
    </w:p>
    <w:p w:rsidR="00000000" w:rsidDel="00000000" w:rsidP="00000000" w:rsidRDefault="00000000" w:rsidRPr="00000000" w14:paraId="00000011">
      <w:pPr>
        <w:pageBreakBefore w:val="0"/>
        <w:rPr/>
      </w:pPr>
      <w:r w:rsidDel="00000000" w:rsidR="00000000" w:rsidRPr="00000000">
        <w:rPr>
          <w:rtl w:val="0"/>
        </w:rPr>
        <w:t xml:space="preserve">planificatoarele preemptive folosesc cuantă de timp și prioritate pentru fiecare proces</w:t>
      </w:r>
    </w:p>
    <w:p w:rsidR="00000000" w:rsidDel="00000000" w:rsidP="00000000" w:rsidRDefault="00000000" w:rsidRPr="00000000" w14:paraId="00000012">
      <w:pPr>
        <w:pageBreakBefore w:val="0"/>
        <w:rPr/>
      </w:pPr>
      <w:r w:rsidDel="00000000" w:rsidR="00000000" w:rsidRPr="00000000">
        <w:rPr>
          <w:rtl w:val="0"/>
        </w:rPr>
        <w:t xml:space="preserve">comunicarea int</w:t>
      </w:r>
      <w:ins w:author="Codrin" w:id="6" w:date="2023-07-13T18:54:43Z">
        <w:r w:rsidDel="00000000" w:rsidR="00000000" w:rsidRPr="00000000">
          <w:rPr>
            <w:rtl w:val="0"/>
          </w:rPr>
          <w:t xml:space="preserve">r</w:t>
        </w:r>
      </w:ins>
      <w:del w:author="Codrin" w:id="6" w:date="2023-07-13T18:54:43Z">
        <w:r w:rsidDel="00000000" w:rsidR="00000000" w:rsidRPr="00000000">
          <w:rPr>
            <w:rtl w:val="0"/>
          </w:rPr>
          <w:delText xml:space="preserve">e</w:delText>
        </w:r>
      </w:del>
      <w:ins w:author="Codrin" w:id="6" w:date="2023-07-13T18:54:43Z">
        <w:r w:rsidDel="00000000" w:rsidR="00000000" w:rsidRPr="00000000">
          <w:rPr>
            <w:rtl w:val="0"/>
          </w:rPr>
          <w:t xml:space="preserve"> </w:t>
        </w:r>
      </w:ins>
      <w:del w:author="Codrin" w:id="6" w:date="2023-07-13T18:54:43Z">
        <w:r w:rsidDel="00000000" w:rsidR="00000000" w:rsidRPr="00000000">
          <w:rPr>
            <w:rtl w:val="0"/>
          </w:rPr>
          <w:delText xml:space="preserve">r</w:delText>
        </w:r>
      </w:del>
      <w:r w:rsidDel="00000000" w:rsidR="00000000" w:rsidRPr="00000000">
        <w:rPr>
          <w:rtl w:val="0"/>
        </w:rPr>
        <w:t xml:space="preserve">procese presupune transfer de mesaje, memorie partajată, notificare sau sincronizare</w:t>
      </w:r>
    </w:p>
    <w:p w:rsidR="00000000" w:rsidDel="00000000" w:rsidP="00000000" w:rsidRDefault="00000000" w:rsidRPr="00000000" w14:paraId="00000013">
      <w:pPr>
        <w:pStyle w:val="Heading1"/>
        <w:pageBreakBefore w:val="0"/>
        <w:rPr/>
      </w:pPr>
      <w:bookmarkStart w:colFirst="0" w:colLast="0" w:name="_djqxdvay0j1w" w:id="4"/>
      <w:bookmarkEnd w:id="4"/>
      <w:r w:rsidDel="00000000" w:rsidR="00000000" w:rsidRPr="00000000">
        <w:rPr>
          <w:rtl w:val="0"/>
        </w:rPr>
        <w:t xml:space="preserve">Procese și memorie</w:t>
      </w:r>
    </w:p>
    <w:p w:rsidR="00000000" w:rsidDel="00000000" w:rsidP="00000000" w:rsidRDefault="00000000" w:rsidRPr="00000000" w14:paraId="00000014">
      <w:pPr>
        <w:pageBreakBefore w:val="0"/>
        <w:rPr/>
      </w:pPr>
      <w:r w:rsidDel="00000000" w:rsidR="00000000" w:rsidRPr="00000000">
        <w:rPr>
          <w:rtl w:val="0"/>
        </w:rPr>
        <w:t xml:space="preserve">într-un sistem de calcul modern, acțiunile sunt realizate în cadrul unui proces</w:t>
      </w:r>
      <w:r w:rsidDel="00000000" w:rsidR="00000000" w:rsidRPr="00000000">
        <w:rPr>
          <w:rtl w:val="0"/>
        </w:rPr>
        <w:t xml:space="preserve"> care </w:t>
      </w:r>
      <w:r w:rsidDel="00000000" w:rsidR="00000000" w:rsidRPr="00000000">
        <w:rPr>
          <w:rtl w:val="0"/>
        </w:rPr>
        <w:t xml:space="preserve">abstractizează procesor, memorie, I/O</w:t>
      </w:r>
    </w:p>
    <w:p w:rsidR="00000000" w:rsidDel="00000000" w:rsidP="00000000" w:rsidRDefault="00000000" w:rsidRPr="00000000" w14:paraId="00000015">
      <w:pPr>
        <w:pageBreakBefore w:val="0"/>
        <w:rPr/>
      </w:pPr>
      <w:r w:rsidDel="00000000" w:rsidR="00000000" w:rsidRPr="00000000">
        <w:rPr>
          <w:rtl w:val="0"/>
        </w:rPr>
        <w:t xml:space="preserve">executabile încărcate în memorie: date statice, cod; apoi date dinamice în memorie</w:t>
      </w:r>
    </w:p>
    <w:p w:rsidR="00000000" w:rsidDel="00000000" w:rsidP="00000000" w:rsidRDefault="00000000" w:rsidRPr="00000000" w14:paraId="00000016">
      <w:pPr>
        <w:pageBreakBefore w:val="0"/>
        <w:rPr/>
      </w:pPr>
      <w:r w:rsidDel="00000000" w:rsidR="00000000" w:rsidRPr="00000000">
        <w:rPr>
          <w:rtl w:val="0"/>
        </w:rPr>
        <w:t xml:space="preserve">memoria proceselor trebuie să fie izolată</w:t>
      </w:r>
    </w:p>
    <w:p w:rsidR="00000000" w:rsidDel="00000000" w:rsidP="00000000" w:rsidRDefault="00000000" w:rsidRPr="00000000" w14:paraId="00000017">
      <w:pPr>
        <w:pageBreakBefore w:val="0"/>
        <w:rPr/>
      </w:pPr>
      <w:r w:rsidDel="00000000" w:rsidR="00000000" w:rsidRPr="00000000">
        <w:rPr>
          <w:rtl w:val="0"/>
        </w:rPr>
        <w:t xml:space="preserve">ideal procesele au câtă memorie își doresc</w:t>
      </w:r>
    </w:p>
    <w:p w:rsidR="00000000" w:rsidDel="00000000" w:rsidP="00000000" w:rsidRDefault="00000000" w:rsidRPr="00000000" w14:paraId="00000018">
      <w:pPr>
        <w:pStyle w:val="Heading1"/>
        <w:pageBreakBefore w:val="0"/>
        <w:rPr/>
      </w:pPr>
      <w:bookmarkStart w:colFirst="0" w:colLast="0" w:name="_7r684vro64e1" w:id="5"/>
      <w:bookmarkEnd w:id="5"/>
      <w:r w:rsidDel="00000000" w:rsidR="00000000" w:rsidRPr="00000000">
        <w:rPr>
          <w:rtl w:val="0"/>
        </w:rPr>
        <w:t xml:space="preserve">Funcționarea unui sistem de calcul. Rolul memoriei</w:t>
      </w:r>
    </w:p>
    <w:p w:rsidR="00000000" w:rsidDel="00000000" w:rsidP="00000000" w:rsidRDefault="00000000" w:rsidRPr="00000000" w14:paraId="00000019">
      <w:pPr>
        <w:pageBreakBefore w:val="0"/>
        <w:rPr/>
      </w:pPr>
      <w:r w:rsidDel="00000000" w:rsidR="00000000" w:rsidRPr="00000000">
        <w:rPr>
          <w:rtl w:val="0"/>
        </w:rPr>
        <w:t xml:space="preserve">la nivel scăzut acțiunile sunt realizate de procesor prin interacțiunea cu memoria și I/O-ul, conform modelului von Neumann</w:t>
      </w:r>
    </w:p>
    <w:p w:rsidR="00000000" w:rsidDel="00000000" w:rsidP="00000000" w:rsidRDefault="00000000" w:rsidRPr="00000000" w14:paraId="0000001A">
      <w:pPr>
        <w:pageBreakBefore w:val="0"/>
        <w:rPr/>
      </w:pPr>
      <w:r w:rsidDel="00000000" w:rsidR="00000000" w:rsidRPr="00000000">
        <w:rPr>
          <w:rtl w:val="0"/>
        </w:rPr>
        <w:t xml:space="preserve">+ diagramă cu modelul von Neumann</w:t>
      </w:r>
    </w:p>
    <w:p w:rsidR="00000000" w:rsidDel="00000000" w:rsidP="00000000" w:rsidRDefault="00000000" w:rsidRPr="00000000" w14:paraId="0000001B">
      <w:pPr>
        <w:pageBreakBefore w:val="0"/>
        <w:rPr/>
      </w:pPr>
      <w:r w:rsidDel="00000000" w:rsidR="00000000" w:rsidRPr="00000000">
        <w:rPr>
          <w:rtl w:val="0"/>
        </w:rPr>
        <w:t xml:space="preserve">procesorul preia date din memorie sau din I/O, le prelucrează, le stochează înapoi în memorie sau I/O</w:t>
      </w:r>
    </w:p>
    <w:p w:rsidR="00000000" w:rsidDel="00000000" w:rsidP="00000000" w:rsidRDefault="00000000" w:rsidRPr="00000000" w14:paraId="0000001C">
      <w:pPr>
        <w:pageBreakBefore w:val="0"/>
        <w:rPr/>
      </w:pPr>
      <w:r w:rsidDel="00000000" w:rsidR="00000000" w:rsidRPr="00000000">
        <w:rPr>
          <w:rtl w:val="0"/>
        </w:rPr>
        <w:t xml:space="preserve">procesorul execută instrucțiuni stocate tot în memorie</w:t>
      </w:r>
    </w:p>
    <w:p w:rsidR="00000000" w:rsidDel="00000000" w:rsidP="00000000" w:rsidRDefault="00000000" w:rsidRPr="00000000" w14:paraId="0000001D">
      <w:pPr>
        <w:pageBreakBefore w:val="0"/>
        <w:rPr/>
      </w:pPr>
      <w:r w:rsidDel="00000000" w:rsidR="00000000" w:rsidRPr="00000000">
        <w:rPr>
          <w:rtl w:val="0"/>
        </w:rPr>
        <w:t xml:space="preserve">ciclul de execuție al procesorului: instruction fetch, instruction decode, data fetch, execution, data writeback</w:t>
      </w:r>
    </w:p>
    <w:p w:rsidR="00000000" w:rsidDel="00000000" w:rsidP="00000000" w:rsidRDefault="00000000" w:rsidRPr="00000000" w14:paraId="0000001E">
      <w:pPr>
        <w:pageBreakBefore w:val="0"/>
        <w:rPr/>
      </w:pPr>
      <w:r w:rsidDel="00000000" w:rsidR="00000000" w:rsidRPr="00000000">
        <w:rPr>
          <w:rtl w:val="0"/>
        </w:rPr>
        <w:t xml:space="preserve">+ actualizare diagramă von Neumann cu ciclul de execuție al procesorului</w:t>
      </w:r>
    </w:p>
    <w:p w:rsidR="00000000" w:rsidDel="00000000" w:rsidP="00000000" w:rsidRDefault="00000000" w:rsidRPr="00000000" w14:paraId="0000001F">
      <w:pPr>
        <w:pageBreakBefore w:val="0"/>
        <w:rPr/>
      </w:pPr>
      <w:r w:rsidDel="00000000" w:rsidR="00000000" w:rsidRPr="00000000">
        <w:rPr>
          <w:rtl w:val="0"/>
        </w:rPr>
        <w:t xml:space="preserve">instrucțiunile sau codul (ce e de făcut) și datele (cu ce faci) sunt reținute în memorie</w:t>
      </w:r>
    </w:p>
    <w:p w:rsidR="00000000" w:rsidDel="00000000" w:rsidP="00000000" w:rsidRDefault="00000000" w:rsidRPr="00000000" w14:paraId="00000020">
      <w:pPr>
        <w:pageBreakBefore w:val="0"/>
        <w:rPr/>
      </w:pPr>
      <w:r w:rsidDel="00000000" w:rsidR="00000000" w:rsidRPr="00000000">
        <w:rPr>
          <w:rtl w:val="0"/>
        </w:rPr>
        <w:t xml:space="preserve">memoria este legată de procesor/procesoare prin magistrală (bus, uzual FSB: Front Side Bus): magistrala de date și magistrala de adrese</w:t>
      </w:r>
    </w:p>
    <w:p w:rsidR="00000000" w:rsidDel="00000000" w:rsidP="00000000" w:rsidRDefault="00000000" w:rsidRPr="00000000" w14:paraId="00000021">
      <w:pPr>
        <w:pageBreakBefore w:val="0"/>
        <w:rPr/>
      </w:pPr>
      <w:r w:rsidDel="00000000" w:rsidR="00000000" w:rsidRPr="00000000">
        <w:rPr>
          <w:rtl w:val="0"/>
        </w:rPr>
        <w:t xml:space="preserve">memoria poate fi privită ca un vector de octeți adresat prin magistrala de adrese</w:t>
      </w:r>
    </w:p>
    <w:p w:rsidR="00000000" w:rsidDel="00000000" w:rsidP="00000000" w:rsidRDefault="00000000" w:rsidRPr="00000000" w14:paraId="00000022">
      <w:pPr>
        <w:pageBreakBefore w:val="0"/>
        <w:rPr/>
      </w:pPr>
      <w:r w:rsidDel="00000000" w:rsidR="00000000" w:rsidRPr="00000000">
        <w:rPr>
          <w:rtl w:val="0"/>
        </w:rPr>
        <w:t xml:space="preserve">citirea din memorie: procesorul plasează adresa (indexul) pe magistrala de adrese, trimite mesajul de read, așteaptă plasarea informației pe magistrala de date de unitatea de memorie, citește informația de pe magistrala de date</w:t>
      </w:r>
    </w:p>
    <w:p w:rsidR="00000000" w:rsidDel="00000000" w:rsidP="00000000" w:rsidRDefault="00000000" w:rsidRPr="00000000" w14:paraId="00000023">
      <w:pPr>
        <w:pageBreakBefore w:val="0"/>
        <w:rPr/>
      </w:pPr>
      <w:r w:rsidDel="00000000" w:rsidR="00000000" w:rsidRPr="00000000">
        <w:rPr>
          <w:rtl w:val="0"/>
        </w:rPr>
        <w:t xml:space="preserve">scrierea în memorie: procesorul plasează adresa pe magistrala de adrese și informația pe magistrala de date, trimite mesajul de scriere, așteaptă ca unitatea de memorie să ia informația și să o scrie în memorie la adresa indicată</w:t>
      </w:r>
    </w:p>
    <w:p w:rsidR="00000000" w:rsidDel="00000000" w:rsidP="00000000" w:rsidRDefault="00000000" w:rsidRPr="00000000" w14:paraId="00000024">
      <w:pPr>
        <w:pageBreakBefore w:val="0"/>
        <w:rPr/>
      </w:pPr>
      <w:r w:rsidDel="00000000" w:rsidR="00000000" w:rsidRPr="00000000">
        <w:rPr>
          <w:rtl w:val="0"/>
        </w:rPr>
        <w:t xml:space="preserve">mai multe procesoare pot concura la accesarea memoriei și genera probleme de concurență (race conditions): mai multe la capitolul 10 și la ASC</w:t>
      </w:r>
    </w:p>
    <w:p w:rsidR="00000000" w:rsidDel="00000000" w:rsidP="00000000" w:rsidRDefault="00000000" w:rsidRPr="00000000" w14:paraId="00000025">
      <w:pPr>
        <w:pStyle w:val="Heading1"/>
        <w:pageBreakBefore w:val="0"/>
        <w:rPr/>
      </w:pPr>
      <w:bookmarkStart w:colFirst="0" w:colLast="0" w:name="_t0zi836k7z6g" w:id="6"/>
      <w:bookmarkEnd w:id="6"/>
      <w:r w:rsidDel="00000000" w:rsidR="00000000" w:rsidRPr="00000000">
        <w:rPr>
          <w:rtl w:val="0"/>
        </w:rPr>
        <w:t xml:space="preserve">Internele memoriei</w:t>
      </w:r>
    </w:p>
    <w:p w:rsidR="00000000" w:rsidDel="00000000" w:rsidP="00000000" w:rsidRDefault="00000000" w:rsidRPr="00000000" w14:paraId="00000026">
      <w:pPr>
        <w:pageBreakBefore w:val="0"/>
        <w:rPr/>
      </w:pPr>
      <w:r w:rsidDel="00000000" w:rsidR="00000000" w:rsidRPr="00000000">
        <w:rPr>
          <w:rtl w:val="0"/>
        </w:rPr>
        <w:t xml:space="preserve">Ulrich Drepper - What every programmer should know about memory</w:t>
      </w:r>
    </w:p>
    <w:p w:rsidR="00000000" w:rsidDel="00000000" w:rsidP="00000000" w:rsidRDefault="00000000" w:rsidRPr="00000000" w14:paraId="00000027">
      <w:pPr>
        <w:pageBreakBefore w:val="0"/>
        <w:rPr/>
      </w:pPr>
      <w:r w:rsidDel="00000000" w:rsidR="00000000" w:rsidRPr="00000000">
        <w:rPr>
          <w:rtl w:val="0"/>
        </w:rPr>
        <w:t xml:space="preserve">tipuri de memorie</w:t>
      </w:r>
    </w:p>
    <w:p w:rsidR="00000000" w:rsidDel="00000000" w:rsidP="00000000" w:rsidRDefault="00000000" w:rsidRPr="00000000" w14:paraId="00000028">
      <w:pPr>
        <w:pageBreakBefore w:val="0"/>
        <w:rPr/>
      </w:pPr>
      <w:r w:rsidDel="00000000" w:rsidR="00000000" w:rsidRPr="00000000">
        <w:rPr>
          <w:rtl w:val="0"/>
        </w:rPr>
        <w:t xml:space="preserve">static vs dynamic</w:t>
      </w:r>
    </w:p>
    <w:p w:rsidR="00000000" w:rsidDel="00000000" w:rsidP="00000000" w:rsidRDefault="00000000" w:rsidRPr="00000000" w14:paraId="00000029">
      <w:pPr>
        <w:pageBreakBefore w:val="0"/>
        <w:rPr/>
      </w:pPr>
      <w:r w:rsidDel="00000000" w:rsidR="00000000" w:rsidRPr="00000000">
        <w:rPr>
          <w:rtl w:val="0"/>
        </w:rPr>
        <w:t xml:space="preserve">RAM</w:t>
      </w:r>
    </w:p>
    <w:p w:rsidR="00000000" w:rsidDel="00000000" w:rsidP="00000000" w:rsidRDefault="00000000" w:rsidRPr="00000000" w14:paraId="0000002A">
      <w:pPr>
        <w:pageBreakBefore w:val="0"/>
        <w:rPr/>
      </w:pPr>
      <w:r w:rsidDel="00000000" w:rsidR="00000000" w:rsidRPr="00000000">
        <w:rPr>
          <w:rtl w:val="0"/>
        </w:rPr>
        <w:t xml:space="preserve">ROM (PROM, EPROM, EEPROM)</w:t>
      </w:r>
    </w:p>
    <w:p w:rsidR="00000000" w:rsidDel="00000000" w:rsidP="00000000" w:rsidRDefault="00000000" w:rsidRPr="00000000" w14:paraId="0000002B">
      <w:pPr>
        <w:pageBreakBefore w:val="0"/>
        <w:rPr/>
      </w:pPr>
      <w:r w:rsidDel="00000000" w:rsidR="00000000" w:rsidRPr="00000000">
        <w:rPr>
          <w:rtl w:val="0"/>
        </w:rPr>
        <w:t xml:space="preserve">rânduri, coloane</w:t>
      </w:r>
    </w:p>
    <w:p w:rsidR="00000000" w:rsidDel="00000000" w:rsidP="00000000" w:rsidRDefault="00000000" w:rsidRPr="00000000" w14:paraId="0000002C">
      <w:pPr>
        <w:pageBreakBefore w:val="0"/>
        <w:rPr/>
      </w:pPr>
      <w:r w:rsidDel="00000000" w:rsidR="00000000" w:rsidRPr="00000000">
        <w:rPr>
          <w:rtl w:val="0"/>
        </w:rPr>
        <w:t xml:space="preserve">detalii la PM</w:t>
      </w:r>
    </w:p>
    <w:p w:rsidR="00000000" w:rsidDel="00000000" w:rsidP="00000000" w:rsidRDefault="00000000" w:rsidRPr="00000000" w14:paraId="0000002D">
      <w:pPr>
        <w:pageBreakBefore w:val="0"/>
        <w:rPr/>
      </w:pPr>
      <w:r w:rsidDel="00000000" w:rsidR="00000000" w:rsidRPr="00000000">
        <w:rPr>
          <w:rtl w:val="0"/>
        </w:rPr>
        <w:t xml:space="preserve">refresh</w:t>
      </w:r>
    </w:p>
    <w:p w:rsidR="00000000" w:rsidDel="00000000" w:rsidP="00000000" w:rsidRDefault="00000000" w:rsidRPr="00000000" w14:paraId="0000002E">
      <w:pPr>
        <w:pageBreakBefore w:val="0"/>
        <w:rPr/>
      </w:pPr>
      <w:r w:rsidDel="00000000" w:rsidR="00000000" w:rsidRPr="00000000">
        <w:rPr>
          <w:rtl w:val="0"/>
        </w:rPr>
        <w:t xml:space="preserve">latență, bandwidth, frecvență</w:t>
      </w:r>
    </w:p>
    <w:p w:rsidR="00000000" w:rsidDel="00000000" w:rsidP="00000000" w:rsidRDefault="00000000" w:rsidRPr="00000000" w14:paraId="0000002F">
      <w:pPr>
        <w:pageBreakBefore w:val="0"/>
        <w:rPr/>
      </w:pPr>
      <w:r w:rsidDel="00000000" w:rsidR="00000000" w:rsidRPr="00000000">
        <w:rPr>
          <w:rtl w:val="0"/>
        </w:rPr>
        <w:t xml:space="preserve">diferența de viteză memorie procesor</w:t>
      </w:r>
    </w:p>
    <w:p w:rsidR="00000000" w:rsidDel="00000000" w:rsidP="00000000" w:rsidRDefault="00000000" w:rsidRPr="00000000" w14:paraId="00000030">
      <w:pPr>
        <w:pageBreakBefore w:val="0"/>
        <w:rPr/>
      </w:pPr>
      <w:r w:rsidDel="00000000" w:rsidR="00000000" w:rsidRPr="00000000">
        <w:rPr>
          <w:rtl w:val="0"/>
        </w:rPr>
        <w:t xml:space="preserve">instruction prefetch</w:t>
      </w:r>
    </w:p>
    <w:p w:rsidR="00000000" w:rsidDel="00000000" w:rsidP="00000000" w:rsidRDefault="00000000" w:rsidRPr="00000000" w14:paraId="00000031">
      <w:pPr>
        <w:pageBreakBefore w:val="0"/>
        <w:rPr/>
      </w:pPr>
      <w:r w:rsidDel="00000000" w:rsidR="00000000" w:rsidRPr="00000000">
        <w:rPr>
          <w:rtl w:val="0"/>
        </w:rPr>
        <w:t xml:space="preserve">branch prediction</w:t>
      </w:r>
    </w:p>
    <w:p w:rsidR="00000000" w:rsidDel="00000000" w:rsidP="00000000" w:rsidRDefault="00000000" w:rsidRPr="00000000" w14:paraId="00000032">
      <w:pPr>
        <w:pageBreakBefore w:val="0"/>
        <w:rPr/>
      </w:pPr>
      <w:r w:rsidDel="00000000" w:rsidR="00000000" w:rsidRPr="00000000">
        <w:rPr>
          <w:rtl w:val="0"/>
        </w:rPr>
        <w:t xml:space="preserve">speculative execution</w:t>
      </w:r>
    </w:p>
    <w:p w:rsidR="00000000" w:rsidDel="00000000" w:rsidP="00000000" w:rsidRDefault="00000000" w:rsidRPr="00000000" w14:paraId="00000033">
      <w:pPr>
        <w:pageBreakBefore w:val="0"/>
        <w:rPr/>
      </w:pPr>
      <w:r w:rsidDel="00000000" w:rsidR="00000000" w:rsidRPr="00000000">
        <w:rPr>
          <w:rtl w:val="0"/>
        </w:rPr>
        <w:t xml:space="preserve">nevoia de memorie cache</w:t>
      </w:r>
    </w:p>
    <w:p w:rsidR="00000000" w:rsidDel="00000000" w:rsidP="00000000" w:rsidRDefault="00000000" w:rsidRPr="00000000" w14:paraId="00000034">
      <w:pPr>
        <w:pageBreakBefore w:val="0"/>
        <w:rPr/>
      </w:pPr>
      <w:r w:rsidDel="00000000" w:rsidR="00000000" w:rsidRPr="00000000">
        <w:rPr>
          <w:rtl w:val="0"/>
        </w:rPr>
        <w:t xml:space="preserve">+ demo cu informații despre memoria sistemului (meminfo, /proc/cpuinfo, getconf)</w:t>
      </w:r>
    </w:p>
    <w:p w:rsidR="00000000" w:rsidDel="00000000" w:rsidP="00000000" w:rsidRDefault="00000000" w:rsidRPr="00000000" w14:paraId="00000035">
      <w:pPr>
        <w:pStyle w:val="Heading1"/>
        <w:pageBreakBefore w:val="0"/>
        <w:rPr/>
      </w:pPr>
      <w:bookmarkStart w:colFirst="0" w:colLast="0" w:name="_yq3wygxf2joe" w:id="7"/>
      <w:bookmarkEnd w:id="7"/>
      <w:r w:rsidDel="00000000" w:rsidR="00000000" w:rsidRPr="00000000">
        <w:rPr>
          <w:rtl w:val="0"/>
        </w:rPr>
        <w:t xml:space="preserve">Memoria cache</w:t>
      </w:r>
    </w:p>
    <w:p w:rsidR="00000000" w:rsidDel="00000000" w:rsidP="00000000" w:rsidRDefault="00000000" w:rsidRPr="00000000" w14:paraId="00000036">
      <w:pPr>
        <w:pageBreakBefore w:val="0"/>
        <w:rPr>
          <w:ins w:author="Cristina Ioan" w:id="7" w:date="2025-09-11T10:54:07Z"/>
        </w:rPr>
      </w:pPr>
      <w:ins w:author="Cristina Ioan" w:id="7" w:date="2025-09-11T10:54:07Z">
        <w:r w:rsidDel="00000000" w:rsidR="00000000" w:rsidRPr="00000000">
          <w:rPr>
            <w:rtl w:val="0"/>
          </w:rPr>
        </w:r>
      </w:ins>
    </w:p>
    <w:p w:rsidR="00000000" w:rsidDel="00000000" w:rsidP="00000000" w:rsidRDefault="00000000" w:rsidRPr="00000000" w14:paraId="00000037">
      <w:pPr>
        <w:pageBreakBefore w:val="0"/>
        <w:rPr>
          <w:ins w:author="Cristina Ioan" w:id="7" w:date="2025-09-11T10:54:07Z"/>
        </w:rPr>
      </w:pPr>
      <w:ins w:author="Cristina Ioan" w:id="7" w:date="2025-09-11T10:54:07Z">
        <w:r w:rsidDel="00000000" w:rsidR="00000000" w:rsidRPr="00000000">
          <w:rPr>
            <w:rtl w:val="0"/>
          </w:rPr>
        </w:r>
      </w:ins>
    </w:p>
    <w:p w:rsidR="00000000" w:rsidDel="00000000" w:rsidP="00000000" w:rsidRDefault="00000000" w:rsidRPr="00000000" w14:paraId="00000038">
      <w:pPr>
        <w:pageBreakBefore w:val="0"/>
        <w:rPr>
          <w:ins w:author="Cristina Ioan" w:id="7" w:date="2025-09-11T10:54:07Z"/>
        </w:rPr>
      </w:pPr>
      <w:ins w:author="Cristina Ioan" w:id="7" w:date="2025-09-11T10:54:07Z">
        <w:r w:rsidDel="00000000" w:rsidR="00000000" w:rsidRPr="00000000">
          <w:rPr>
            <w:rtl w:val="0"/>
          </w:rPr>
        </w:r>
      </w:ins>
    </w:p>
    <w:p w:rsidR="00000000" w:rsidDel="00000000" w:rsidP="00000000" w:rsidRDefault="00000000" w:rsidRPr="00000000" w14:paraId="00000039">
      <w:pPr>
        <w:pageBreakBefore w:val="0"/>
        <w:rPr/>
      </w:pPr>
      <w:r w:rsidDel="00000000" w:rsidR="00000000" w:rsidRPr="00000000">
        <w:rPr>
          <w:rtl w:val="0"/>
        </w:rPr>
        <w:t xml:space="preserve">reminder de la CN</w:t>
      </w:r>
    </w:p>
    <w:p w:rsidR="00000000" w:rsidDel="00000000" w:rsidP="00000000" w:rsidRDefault="00000000" w:rsidRPr="00000000" w14:paraId="0000003A">
      <w:pPr>
        <w:pageBreakBefore w:val="0"/>
        <w:rPr/>
      </w:pPr>
      <w:r w:rsidDel="00000000" w:rsidR="00000000" w:rsidRPr="00000000">
        <w:rPr>
          <w:rtl w:val="0"/>
        </w:rPr>
        <w:t xml:space="preserve">viteză memorie cache</w:t>
      </w:r>
    </w:p>
    <w:p w:rsidR="00000000" w:rsidDel="00000000" w:rsidP="00000000" w:rsidRDefault="00000000" w:rsidRPr="00000000" w14:paraId="0000003B">
      <w:pPr>
        <w:pageBreakBefore w:val="0"/>
        <w:rPr/>
      </w:pPr>
      <w:r w:rsidDel="00000000" w:rsidR="00000000" w:rsidRPr="00000000">
        <w:rPr>
          <w:rtl w:val="0"/>
        </w:rPr>
        <w:t xml:space="preserve">cache hit, cache miss</w:t>
      </w:r>
    </w:p>
    <w:p w:rsidR="00000000" w:rsidDel="00000000" w:rsidP="00000000" w:rsidRDefault="00000000" w:rsidRPr="00000000" w14:paraId="0000003C">
      <w:pPr>
        <w:pageBreakBefore w:val="0"/>
        <w:rPr/>
      </w:pPr>
      <w:r w:rsidDel="00000000" w:rsidR="00000000" w:rsidRPr="00000000">
        <w:rPr>
          <w:rtl w:val="0"/>
        </w:rPr>
        <w:t xml:space="preserve">There are only two hard things in Computer Science: cache invalidation and naming things. -- Phil Karlton</w:t>
      </w:r>
    </w:p>
    <w:p w:rsidR="00000000" w:rsidDel="00000000" w:rsidP="00000000" w:rsidRDefault="00000000" w:rsidRPr="00000000" w14:paraId="0000003D">
      <w:pPr>
        <w:pageBreakBefore w:val="0"/>
        <w:rPr/>
      </w:pPr>
      <w:r w:rsidDel="00000000" w:rsidR="00000000" w:rsidRPr="00000000">
        <w:rPr>
          <w:rtl w:val="0"/>
        </w:rPr>
        <w:t xml:space="preserve">There are two hard things in computer science: cache invalidation, naming things, and off-by-one errors.</w:t>
      </w:r>
    </w:p>
    <w:p w:rsidR="00000000" w:rsidDel="00000000" w:rsidP="00000000" w:rsidRDefault="00000000" w:rsidRPr="00000000" w14:paraId="0000003E">
      <w:pPr>
        <w:pageBreakBefore w:val="0"/>
        <w:rPr>
          <w:ins w:author="Alexandra Corcodel" w:id="8" w:date="2024-01-15T14:20:12Z"/>
        </w:rPr>
      </w:pPr>
      <w:ins w:author="Alexandra Corcodel" w:id="8" w:date="2024-01-15T14:20:12Z">
        <w:r w:rsidDel="00000000" w:rsidR="00000000" w:rsidRPr="00000000">
          <w:rPr>
            <w:rtl w:val="0"/>
          </w:rPr>
        </w:r>
      </w:ins>
    </w:p>
    <w:p w:rsidR="00000000" w:rsidDel="00000000" w:rsidP="00000000" w:rsidRDefault="00000000" w:rsidRPr="00000000" w14:paraId="0000003F">
      <w:pPr>
        <w:pageBreakBefore w:val="0"/>
        <w:rPr>
          <w:ins w:author="Alexandra Corcodel" w:id="8" w:date="2024-01-15T14:20:12Z"/>
        </w:rPr>
      </w:pPr>
      <w:ins w:author="Alexandra Corcodel" w:id="8" w:date="2024-01-15T14:20:12Z">
        <w:r w:rsidDel="00000000" w:rsidR="00000000" w:rsidRPr="00000000">
          <w:rPr>
            <w:rtl w:val="0"/>
          </w:rPr>
        </w:r>
      </w:ins>
    </w:p>
    <w:p w:rsidR="00000000" w:rsidDel="00000000" w:rsidP="00000000" w:rsidRDefault="00000000" w:rsidRPr="00000000" w14:paraId="00000040">
      <w:pPr>
        <w:pageBreakBefore w:val="0"/>
        <w:rPr>
          <w:ins w:author="Alexandra Corcodel" w:id="8" w:date="2024-01-15T14:20:12Z"/>
        </w:rPr>
      </w:pPr>
      <w:ins w:author="Alexandra Corcodel" w:id="8" w:date="2024-01-15T14:20:12Z">
        <w:r w:rsidDel="00000000" w:rsidR="00000000" w:rsidRPr="00000000">
          <w:rPr>
            <w:rtl w:val="0"/>
          </w:rPr>
        </w:r>
      </w:ins>
    </w:p>
    <w:p w:rsidR="00000000" w:rsidDel="00000000" w:rsidP="00000000" w:rsidRDefault="00000000" w:rsidRPr="00000000" w14:paraId="00000041">
      <w:pPr>
        <w:pageBreakBefore w:val="0"/>
        <w:rPr>
          <w:ins w:author="Alexandra Corcodel" w:id="8" w:date="2024-01-15T14:20:12Z"/>
        </w:rPr>
      </w:pPr>
      <w:ins w:author="Alexandra Corcodel" w:id="8" w:date="2024-01-15T14:20:12Z">
        <w:r w:rsidDel="00000000" w:rsidR="00000000" w:rsidRPr="00000000">
          <w:rPr>
            <w:rtl w:val="0"/>
          </w:rPr>
        </w:r>
      </w:ins>
    </w:p>
    <w:p w:rsidR="00000000" w:rsidDel="00000000" w:rsidP="00000000" w:rsidRDefault="00000000" w:rsidRPr="00000000" w14:paraId="00000042">
      <w:pPr>
        <w:pageBreakBefore w:val="0"/>
        <w:rPr>
          <w:ins w:author="Alexandra Corcodel" w:id="8" w:date="2024-01-15T14:20:12Z"/>
        </w:rPr>
      </w:pPr>
      <w:ins w:author="Alexandra Corcodel" w:id="8" w:date="2024-01-15T14:20:12Z">
        <w:r w:rsidDel="00000000" w:rsidR="00000000" w:rsidRPr="00000000">
          <w:rPr>
            <w:rtl w:val="0"/>
          </w:rPr>
        </w:r>
      </w:ins>
    </w:p>
    <w:p w:rsidR="00000000" w:rsidDel="00000000" w:rsidP="00000000" w:rsidRDefault="00000000" w:rsidRPr="00000000" w14:paraId="00000043">
      <w:pPr>
        <w:pageBreakBefore w:val="0"/>
        <w:rPr>
          <w:ins w:author="Alexandra Corcodel" w:id="8" w:date="2024-01-15T14:20:12Z"/>
        </w:rPr>
      </w:pPr>
      <w:ins w:author="Alexandra Corcodel" w:id="8" w:date="2024-01-15T14:20:12Z">
        <w:r w:rsidDel="00000000" w:rsidR="00000000" w:rsidRPr="00000000">
          <w:rPr>
            <w:rtl w:val="0"/>
          </w:rPr>
        </w:r>
      </w:ins>
    </w:p>
    <w:p w:rsidR="00000000" w:rsidDel="00000000" w:rsidP="00000000" w:rsidRDefault="00000000" w:rsidRPr="00000000" w14:paraId="00000044">
      <w:pPr>
        <w:pageBreakBefore w:val="0"/>
        <w:rPr>
          <w:ins w:author="Alexandra Corcodel" w:id="8" w:date="2024-01-15T14:20:12Z"/>
        </w:rPr>
      </w:pPr>
      <w:ins w:author="Alexandra Corcodel" w:id="8" w:date="2024-01-15T14:20:12Z">
        <w:r w:rsidDel="00000000" w:rsidR="00000000" w:rsidRPr="00000000">
          <w:rPr>
            <w:rtl w:val="0"/>
          </w:rPr>
        </w:r>
      </w:ins>
    </w:p>
    <w:p w:rsidR="00000000" w:rsidDel="00000000" w:rsidP="00000000" w:rsidRDefault="00000000" w:rsidRPr="00000000" w14:paraId="00000045">
      <w:pPr>
        <w:pageBreakBefore w:val="0"/>
        <w:rPr>
          <w:ins w:author="Alexandra Corcodel" w:id="8" w:date="2024-01-15T14:20:12Z"/>
        </w:rPr>
      </w:pPr>
      <w:ins w:author="Alexandra Corcodel" w:id="8" w:date="2024-01-15T14:20:12Z">
        <w:r w:rsidDel="00000000" w:rsidR="00000000" w:rsidRPr="00000000">
          <w:rPr>
            <w:rtl w:val="0"/>
          </w:rPr>
        </w:r>
      </w:ins>
    </w:p>
    <w:p w:rsidR="00000000" w:rsidDel="00000000" w:rsidP="00000000" w:rsidRDefault="00000000" w:rsidRPr="00000000" w14:paraId="00000046">
      <w:pPr>
        <w:pageBreakBefore w:val="0"/>
        <w:rPr>
          <w:ins w:author="Alexandra Corcodel" w:id="8" w:date="2024-01-15T14:20:12Z"/>
        </w:rPr>
      </w:pPr>
      <w:ins w:author="Alexandra Corcodel" w:id="8" w:date="2024-01-15T14:20:12Z">
        <w:r w:rsidDel="00000000" w:rsidR="00000000" w:rsidRPr="00000000">
          <w:rPr>
            <w:rtl w:val="0"/>
          </w:rPr>
        </w:r>
      </w:ins>
    </w:p>
    <w:p w:rsidR="00000000" w:rsidDel="00000000" w:rsidP="00000000" w:rsidRDefault="00000000" w:rsidRPr="00000000" w14:paraId="00000047">
      <w:pPr>
        <w:pageBreakBefore w:val="0"/>
        <w:rPr/>
      </w:pPr>
      <w:r w:rsidDel="00000000" w:rsidR="00000000" w:rsidRPr="00000000">
        <w:rPr>
          <w:rtl w:val="0"/>
        </w:rPr>
        <w:t xml:space="preserve">There are only two hard problems in computer science:</w:t>
      </w:r>
    </w:p>
    <w:p w:rsidR="00000000" w:rsidDel="00000000" w:rsidP="00000000" w:rsidRDefault="00000000" w:rsidRPr="00000000" w14:paraId="00000048">
      <w:pPr>
        <w:pageBreakBefore w:val="0"/>
        <w:rPr/>
      </w:pPr>
      <w:r w:rsidDel="00000000" w:rsidR="00000000" w:rsidRPr="00000000">
        <w:rPr>
          <w:rtl w:val="0"/>
        </w:rPr>
        <w:t xml:space="preserve">0) Cache invalidation</w:t>
      </w:r>
    </w:p>
    <w:p w:rsidR="00000000" w:rsidDel="00000000" w:rsidP="00000000" w:rsidRDefault="00000000" w:rsidRPr="00000000" w14:paraId="00000049">
      <w:pPr>
        <w:pageBreakBefore w:val="0"/>
        <w:rPr/>
      </w:pPr>
      <w:r w:rsidDel="00000000" w:rsidR="00000000" w:rsidRPr="00000000">
        <w:rPr>
          <w:rtl w:val="0"/>
        </w:rPr>
        <w:t xml:space="preserve">1) Naming things</w:t>
      </w:r>
    </w:p>
    <w:p w:rsidR="00000000" w:rsidDel="00000000" w:rsidP="00000000" w:rsidRDefault="00000000" w:rsidRPr="00000000" w14:paraId="0000004A">
      <w:pPr>
        <w:pageBreakBefore w:val="0"/>
        <w:rPr/>
      </w:pPr>
      <w:r w:rsidDel="00000000" w:rsidR="00000000" w:rsidRPr="00000000">
        <w:rPr>
          <w:rtl w:val="0"/>
        </w:rPr>
        <w:t xml:space="preserve">5) Asynchronous callbacks</w:t>
      </w:r>
    </w:p>
    <w:p w:rsidR="00000000" w:rsidDel="00000000" w:rsidP="00000000" w:rsidRDefault="00000000" w:rsidRPr="00000000" w14:paraId="0000004B">
      <w:pPr>
        <w:pageBreakBefore w:val="0"/>
        <w:rPr/>
      </w:pPr>
      <w:r w:rsidDel="00000000" w:rsidR="00000000" w:rsidRPr="00000000">
        <w:rPr>
          <w:rtl w:val="0"/>
        </w:rPr>
        <w:t xml:space="preserve">2) Off-by-one errors</w:t>
      </w:r>
    </w:p>
    <w:p w:rsidR="00000000" w:rsidDel="00000000" w:rsidP="00000000" w:rsidRDefault="00000000" w:rsidRPr="00000000" w14:paraId="0000004C">
      <w:pPr>
        <w:pageBreakBefore w:val="0"/>
        <w:rPr/>
      </w:pPr>
      <w:r w:rsidDel="00000000" w:rsidR="00000000" w:rsidRPr="00000000">
        <w:rPr>
          <w:rtl w:val="0"/>
        </w:rPr>
        <w:t xml:space="preserve">3) Scope creep</w:t>
      </w:r>
    </w:p>
    <w:p w:rsidR="00000000" w:rsidDel="00000000" w:rsidP="00000000" w:rsidRDefault="00000000" w:rsidRPr="00000000" w14:paraId="0000004D">
      <w:pPr>
        <w:pageBreakBefore w:val="0"/>
        <w:rPr/>
      </w:pPr>
      <w:r w:rsidDel="00000000" w:rsidR="00000000" w:rsidRPr="00000000">
        <w:rPr>
          <w:rtl w:val="0"/>
        </w:rPr>
        <w:t xml:space="preserve">6) Bounds checking</w:t>
      </w:r>
    </w:p>
    <w:p w:rsidR="00000000" w:rsidDel="00000000" w:rsidP="00000000" w:rsidRDefault="00000000" w:rsidRPr="00000000" w14:paraId="0000004E">
      <w:pPr>
        <w:pStyle w:val="Heading1"/>
        <w:pageBreakBefore w:val="0"/>
        <w:rPr/>
      </w:pPr>
      <w:bookmarkStart w:colFirst="0" w:colLast="0" w:name="_rq9y5mgiqo9l" w:id="8"/>
      <w:bookmarkEnd w:id="8"/>
      <w:r w:rsidDel="00000000" w:rsidR="00000000" w:rsidRPr="00000000">
        <w:rPr>
          <w:rtl w:val="0"/>
        </w:rPr>
        <w:t xml:space="preserve">Memoria în sistemele multitasking</w:t>
      </w:r>
    </w:p>
    <w:p w:rsidR="00000000" w:rsidDel="00000000" w:rsidP="00000000" w:rsidRDefault="00000000" w:rsidRPr="00000000" w14:paraId="0000004F">
      <w:pPr>
        <w:pageBreakBefore w:val="0"/>
        <w:rPr/>
      </w:pPr>
      <w:r w:rsidDel="00000000" w:rsidR="00000000" w:rsidRPr="00000000">
        <w:rPr>
          <w:rtl w:val="0"/>
        </w:rPr>
        <w:t xml:space="preserve">nevoia de izolare</w:t>
      </w:r>
    </w:p>
    <w:p w:rsidR="00000000" w:rsidDel="00000000" w:rsidP="00000000" w:rsidRDefault="00000000" w:rsidRPr="00000000" w14:paraId="00000050">
      <w:pPr>
        <w:pageBreakBefore w:val="0"/>
        <w:rPr/>
      </w:pPr>
      <w:r w:rsidDel="00000000" w:rsidR="00000000" w:rsidRPr="00000000">
        <w:rPr>
          <w:rtl w:val="0"/>
        </w:rPr>
        <w:t xml:space="preserve">suficient de multă memorie pentru un proces</w:t>
      </w:r>
    </w:p>
    <w:p w:rsidR="00000000" w:rsidDel="00000000" w:rsidP="00000000" w:rsidRDefault="00000000" w:rsidRPr="00000000" w14:paraId="00000051">
      <w:pPr>
        <w:pageBreakBefore w:val="0"/>
        <w:rPr/>
      </w:pPr>
      <w:r w:rsidDel="00000000" w:rsidR="00000000" w:rsidRPr="00000000">
        <w:rPr>
          <w:rtl w:val="0"/>
        </w:rPr>
        <w:t xml:space="preserve">fiecărui proces i se asociază un spațiu virtual de adrese</w:t>
      </w:r>
    </w:p>
    <w:p w:rsidR="00000000" w:rsidDel="00000000" w:rsidP="00000000" w:rsidRDefault="00000000" w:rsidRPr="00000000" w14:paraId="00000052">
      <w:pPr>
        <w:pageBreakBefore w:val="0"/>
        <w:rPr/>
      </w:pPr>
      <w:r w:rsidDel="00000000" w:rsidR="00000000" w:rsidRPr="00000000">
        <w:rPr>
          <w:rtl w:val="0"/>
        </w:rPr>
        <w:t xml:space="preserve">în spate, sistemul de operare asociază adresele virtuale cu adrese efective</w:t>
      </w:r>
    </w:p>
    <w:p w:rsidR="00000000" w:rsidDel="00000000" w:rsidP="00000000" w:rsidRDefault="00000000" w:rsidRPr="00000000" w14:paraId="00000053">
      <w:pPr>
        <w:pageBreakBefore w:val="0"/>
        <w:rPr/>
      </w:pPr>
      <w:r w:rsidDel="00000000" w:rsidR="00000000" w:rsidRPr="00000000">
        <w:rPr>
          <w:rtl w:val="0"/>
        </w:rPr>
        <w:t xml:space="preserve">memoria virtuală e o convenție, memoria fizică reține datele efective</w:t>
      </w:r>
    </w:p>
    <w:p w:rsidR="00000000" w:rsidDel="00000000" w:rsidP="00000000" w:rsidRDefault="00000000" w:rsidRPr="00000000" w14:paraId="00000054">
      <w:pPr>
        <w:pageBreakBefore w:val="0"/>
        <w:rPr/>
      </w:pPr>
      <w:r w:rsidDel="00000000" w:rsidR="00000000" w:rsidRPr="00000000">
        <w:rPr>
          <w:rtl w:val="0"/>
        </w:rPr>
        <w:t xml:space="preserve">avantaje memorie virtuală: separație între procese, impresia că fiecare proces are tot spațiul disponibil pentru sine, nu e nevoie să știi ce adrese fizice vei folosi</w:t>
      </w:r>
    </w:p>
    <w:p w:rsidR="00000000" w:rsidDel="00000000" w:rsidP="00000000" w:rsidRDefault="00000000" w:rsidRPr="00000000" w14:paraId="00000055">
      <w:pPr>
        <w:pageBreakBefore w:val="0"/>
        <w:rPr/>
      </w:pPr>
      <w:r w:rsidDel="00000000" w:rsidR="00000000" w:rsidRPr="00000000">
        <w:rPr>
          <w:rtl w:val="0"/>
        </w:rPr>
        <w:t xml:space="preserve">dezavantaje memorie virtuală: overhead de calcul a adresei fizice din adresa virtuală la fiecare acces</w:t>
      </w:r>
    </w:p>
    <w:p w:rsidR="00000000" w:rsidDel="00000000" w:rsidP="00000000" w:rsidRDefault="00000000" w:rsidRPr="00000000" w14:paraId="00000056">
      <w:pPr>
        <w:pStyle w:val="Heading1"/>
        <w:pageBreakBefore w:val="0"/>
        <w:rPr/>
      </w:pPr>
      <w:bookmarkStart w:colFirst="0" w:colLast="0" w:name="_kp6hid8npgrt" w:id="9"/>
      <w:bookmarkEnd w:id="9"/>
      <w:r w:rsidDel="00000000" w:rsidR="00000000" w:rsidRPr="00000000">
        <w:rPr>
          <w:rtl w:val="0"/>
        </w:rPr>
        <w:t xml:space="preserve">Spațiul virtual de adrese al unui proces</w:t>
      </w:r>
    </w:p>
    <w:p w:rsidR="00000000" w:rsidDel="00000000" w:rsidP="00000000" w:rsidRDefault="00000000" w:rsidRPr="00000000" w14:paraId="00000057">
      <w:pPr>
        <w:pageBreakBefore w:val="0"/>
        <w:rPr/>
      </w:pPr>
      <w:r w:rsidDel="00000000" w:rsidR="00000000" w:rsidRPr="00000000">
        <w:rPr>
          <w:rtl w:val="0"/>
        </w:rPr>
        <w:t xml:space="preserve">unic fiecărui proces</w:t>
      </w:r>
    </w:p>
    <w:p w:rsidR="00000000" w:rsidDel="00000000" w:rsidP="00000000" w:rsidRDefault="00000000" w:rsidRPr="00000000" w14:paraId="00000058">
      <w:pPr>
        <w:pageBreakBefore w:val="0"/>
        <w:rPr/>
      </w:pPr>
      <w:r w:rsidDel="00000000" w:rsidR="00000000" w:rsidRPr="00000000">
        <w:rPr>
          <w:rtl w:val="0"/>
        </w:rPr>
        <w:t xml:space="preserve">asigură separație între procese</w:t>
      </w:r>
    </w:p>
    <w:p w:rsidR="00000000" w:rsidDel="00000000" w:rsidP="00000000" w:rsidRDefault="00000000" w:rsidRPr="00000000" w14:paraId="00000059">
      <w:pPr>
        <w:pageBreakBefore w:val="0"/>
        <w:rPr/>
      </w:pPr>
      <w:r w:rsidDel="00000000" w:rsidR="00000000" w:rsidRPr="00000000">
        <w:rPr>
          <w:rtl w:val="0"/>
        </w:rPr>
        <w:t xml:space="preserve">sistemul de operare face asocierea între memoria virtuală (a fiecărui proces) și memoria fizică: există o tabelă de asociere pentru fiecare procese</w:t>
      </w:r>
    </w:p>
    <w:p w:rsidR="00000000" w:rsidDel="00000000" w:rsidP="00000000" w:rsidRDefault="00000000" w:rsidRPr="00000000" w14:paraId="0000005A">
      <w:pPr>
        <w:pageBreakBefore w:val="0"/>
        <w:rPr/>
      </w:pPr>
      <w:r w:rsidDel="00000000" w:rsidR="00000000" w:rsidRPr="00000000">
        <w:rPr>
          <w:rtl w:val="0"/>
        </w:rPr>
        <w:t xml:space="preserve">+ diagramă cu adresă virtuală -&gt; tabelă de asociere -&gt; adresă fizică</w:t>
      </w:r>
    </w:p>
    <w:p w:rsidR="00000000" w:rsidDel="00000000" w:rsidP="00000000" w:rsidRDefault="00000000" w:rsidRPr="00000000" w14:paraId="0000005B">
      <w:pPr>
        <w:pageBreakBefore w:val="0"/>
        <w:rPr/>
      </w:pPr>
      <w:r w:rsidDel="00000000" w:rsidR="00000000" w:rsidRPr="00000000">
        <w:rPr>
          <w:rtl w:val="0"/>
        </w:rPr>
        <w:t xml:space="preserve">spațiul virtual de adrese ocupă 2^32 octeți (4GiB) pe un sistem pe 32 de biți</w:t>
      </w:r>
    </w:p>
    <w:p w:rsidR="00000000" w:rsidDel="00000000" w:rsidP="00000000" w:rsidRDefault="00000000" w:rsidRPr="00000000" w14:paraId="0000005C">
      <w:pPr>
        <w:pageBreakBefore w:val="0"/>
        <w:rPr/>
      </w:pPr>
      <w:r w:rsidDel="00000000" w:rsidR="00000000" w:rsidRPr="00000000">
        <w:rPr>
          <w:rtl w:val="0"/>
        </w:rPr>
        <w:t xml:space="preserve">cuprinde zone: text (cod), rodata, data (date inițializate), bss (date neinițializate), heap, biblioteci (cu subzone: text, rodata, data, bss), stivă</w:t>
      </w:r>
    </w:p>
    <w:p w:rsidR="00000000" w:rsidDel="00000000" w:rsidP="00000000" w:rsidRDefault="00000000" w:rsidRPr="00000000" w14:paraId="0000005D">
      <w:pPr>
        <w:pageBreakBefore w:val="0"/>
        <w:rPr/>
      </w:pPr>
      <w:r w:rsidDel="00000000" w:rsidR="00000000" w:rsidRPr="00000000">
        <w:rPr>
          <w:rtl w:val="0"/>
        </w:rPr>
        <w:t xml:space="preserve">în mod uzual partea superioară din spațiul de adrese al fiecărui proces este rezervată sistemului de operare</w:t>
      </w:r>
    </w:p>
    <w:p w:rsidR="00000000" w:rsidDel="00000000" w:rsidP="00000000" w:rsidRDefault="00000000" w:rsidRPr="00000000" w14:paraId="0000005E">
      <w:pPr>
        <w:pageBreakBefore w:val="0"/>
        <w:rPr/>
      </w:pPr>
      <w:r w:rsidDel="00000000" w:rsidR="00000000" w:rsidRPr="00000000">
        <w:rPr>
          <w:rtl w:val="0"/>
        </w:rPr>
        <w:t xml:space="preserve">+ diagramă cu spațiul virtual de adrese</w:t>
      </w:r>
    </w:p>
    <w:p w:rsidR="00000000" w:rsidDel="00000000" w:rsidP="00000000" w:rsidRDefault="00000000" w:rsidRPr="00000000" w14:paraId="0000005F">
      <w:pPr>
        <w:pageBreakBefore w:val="0"/>
        <w:rPr/>
      </w:pPr>
      <w:r w:rsidDel="00000000" w:rsidR="00000000" w:rsidRPr="00000000">
        <w:rPr>
          <w:rtl w:val="0"/>
        </w:rPr>
        <w:t xml:space="preserve">memoria sistemului de operare este mapată în partea finală a spațiului virtual de adrese al tuturor proceselor</w:t>
      </w:r>
    </w:p>
    <w:p w:rsidR="00000000" w:rsidDel="00000000" w:rsidP="00000000" w:rsidRDefault="00000000" w:rsidRPr="00000000" w14:paraId="00000060">
      <w:pPr>
        <w:pageBreakBefore w:val="0"/>
        <w:rPr/>
      </w:pPr>
      <w:r w:rsidDel="00000000" w:rsidR="00000000" w:rsidRPr="00000000">
        <w:rPr>
          <w:rtl w:val="0"/>
        </w:rPr>
        <w:t xml:space="preserve">pe Linux spațiul (3GiB, 4GiB) este rezervat sistemului de operare (0xc0000000-0xffffffff): este inaccesibil din user mode (spunem că avem split 3/1); pe Windows 32bit avem split 2/2</w:t>
      </w:r>
    </w:p>
    <w:p w:rsidR="00000000" w:rsidDel="00000000" w:rsidP="00000000" w:rsidRDefault="00000000" w:rsidRPr="00000000" w14:paraId="00000061">
      <w:pPr>
        <w:pageBreakBefore w:val="0"/>
        <w:rPr/>
      </w:pPr>
      <w:r w:rsidDel="00000000" w:rsidR="00000000" w:rsidRPr="00000000">
        <w:rPr>
          <w:rtl w:val="0"/>
        </w:rPr>
        <w:t xml:space="preserve">+ demo cu urmărirea spațiului de adrese al unui proces (pmap)</w:t>
      </w:r>
    </w:p>
    <w:p w:rsidR="00000000" w:rsidDel="00000000" w:rsidP="00000000" w:rsidRDefault="00000000" w:rsidRPr="00000000" w14:paraId="00000062">
      <w:pPr>
        <w:pageBreakBefore w:val="0"/>
        <w:rPr/>
      </w:pPr>
      <w:r w:rsidDel="00000000" w:rsidR="00000000" w:rsidRPr="00000000">
        <w:rPr>
          <w:rtl w:val="0"/>
        </w:rPr>
        <w:t xml:space="preserve">Ce se întâmplă dacă avem mai mult spațiu virtual pentru un proces decât spațiu fizic? Nu vom putea folosi spațiul virtual complet, sau vom folosi spațiul de swap, sau vom partaja memorie fizică.</w:t>
      </w:r>
    </w:p>
    <w:p w:rsidR="00000000" w:rsidDel="00000000" w:rsidP="00000000" w:rsidRDefault="00000000" w:rsidRPr="00000000" w14:paraId="00000063">
      <w:pPr>
        <w:pageBreakBefore w:val="0"/>
        <w:rPr/>
      </w:pPr>
      <w:r w:rsidDel="00000000" w:rsidR="00000000" w:rsidRPr="00000000">
        <w:rPr>
          <w:rtl w:val="0"/>
        </w:rPr>
        <w:t xml:space="preserve">Ce se întâmplă dacă avem mai mult spațiu fizic decât spațiu virtual (de exemplu rularea de procese legacy 32 de biți pe un sistem pe 64 de biți)? Mai multe procese pot ocupa întreg spațiul fizic.</w:t>
      </w:r>
    </w:p>
    <w:p w:rsidR="00000000" w:rsidDel="00000000" w:rsidP="00000000" w:rsidRDefault="00000000" w:rsidRPr="00000000" w14:paraId="00000064">
      <w:pPr>
        <w:pageBreakBefore w:val="0"/>
        <w:rPr/>
      </w:pPr>
      <w:r w:rsidDel="00000000" w:rsidR="00000000" w:rsidRPr="00000000">
        <w:rPr>
          <w:rtl w:val="0"/>
        </w:rPr>
        <w:t xml:space="preserve">x86: 32 biți pentru adrese virtuale, 32 de biți pentru adrese fizice (maxim RAM accesibil 2^32 = 4GiB)</w:t>
      </w:r>
    </w:p>
    <w:p w:rsidR="00000000" w:rsidDel="00000000" w:rsidP="00000000" w:rsidRDefault="00000000" w:rsidRPr="00000000" w14:paraId="00000065">
      <w:pPr>
        <w:pageBreakBefore w:val="0"/>
        <w:rPr/>
      </w:pPr>
      <w:r w:rsidDel="00000000" w:rsidR="00000000" w:rsidRPr="00000000">
        <w:rPr>
          <w:rtl w:val="0"/>
        </w:rPr>
        <w:t xml:space="preserve">x86_64 (curent, 2019): 48 de biți folosiți pentru adrese virtuale (plan pentru 57 de biți), 46 sau 52 de biți pentru adrese fizice (maxim RAM accesibil: 2^46 = 64 TB)</w:t>
      </w:r>
    </w:p>
    <w:p w:rsidR="00000000" w:rsidDel="00000000" w:rsidP="00000000" w:rsidRDefault="00000000" w:rsidRPr="00000000" w14:paraId="00000066">
      <w:pPr>
        <w:pageBreakBefore w:val="0"/>
        <w:rPr/>
      </w:pPr>
      <w:r w:rsidDel="00000000" w:rsidR="00000000" w:rsidRPr="00000000">
        <w:rPr>
          <w:rtl w:val="0"/>
        </w:rPr>
        <w:t xml:space="preserve">https://simonis.github.io/Memory/, https://en.wikipedia.org/wiki/X86-64#Virtual_address_space_details</w:t>
      </w:r>
    </w:p>
    <w:p w:rsidR="00000000" w:rsidDel="00000000" w:rsidP="00000000" w:rsidRDefault="00000000" w:rsidRPr="00000000" w14:paraId="00000067">
      <w:pPr>
        <w:pStyle w:val="Heading1"/>
        <w:pageBreakBefore w:val="0"/>
        <w:rPr/>
      </w:pPr>
      <w:bookmarkStart w:colFirst="0" w:colLast="0" w:name="_163na1m1yqb7" w:id="10"/>
      <w:bookmarkEnd w:id="10"/>
      <w:r w:rsidDel="00000000" w:rsidR="00000000" w:rsidRPr="00000000">
        <w:rPr>
          <w:rtl w:val="0"/>
        </w:rPr>
        <w:t xml:space="preserve">Compartimentarea spațiului virtual de adrese. Segmentare</w:t>
      </w:r>
    </w:p>
    <w:p w:rsidR="00000000" w:rsidDel="00000000" w:rsidP="00000000" w:rsidRDefault="00000000" w:rsidRPr="00000000" w14:paraId="00000068">
      <w:pPr>
        <w:pageBreakBefore w:val="0"/>
        <w:rPr/>
      </w:pPr>
      <w:r w:rsidDel="00000000" w:rsidR="00000000" w:rsidRPr="00000000">
        <w:rPr>
          <w:rtl w:val="0"/>
        </w:rPr>
        <w:t xml:space="preserve">pentru asocierea spațiului virtual cu spațiul fizic, prima opțiune este să asociem tot spațiul virtual (4GiB) la o parte fizică, alt spațiu virtual (4GiB) la altă parte fizică</w:t>
      </w:r>
    </w:p>
    <w:p w:rsidR="00000000" w:rsidDel="00000000" w:rsidP="00000000" w:rsidRDefault="00000000" w:rsidRPr="00000000" w14:paraId="00000069">
      <w:pPr>
        <w:pageBreakBefore w:val="0"/>
        <w:rPr/>
      </w:pPr>
      <w:r w:rsidDel="00000000" w:rsidR="00000000" w:rsidRPr="00000000">
        <w:rPr>
          <w:rtl w:val="0"/>
        </w:rPr>
        <w:t xml:space="preserve">probleme: avem nevoie de 8GiB RAM pentru doar două procese; multe zone din spațiul virtual nu sunt folosite</w:t>
      </w:r>
    </w:p>
    <w:p w:rsidR="00000000" w:rsidDel="00000000" w:rsidP="00000000" w:rsidRDefault="00000000" w:rsidRPr="00000000" w14:paraId="0000006A">
      <w:pPr>
        <w:pageBreakBefore w:val="0"/>
        <w:rPr/>
      </w:pPr>
      <w:r w:rsidDel="00000000" w:rsidR="00000000" w:rsidRPr="00000000">
        <w:rPr>
          <w:rtl w:val="0"/>
        </w:rPr>
        <w:t xml:space="preserve">alternativa: segmentare: compartimentarea spațiului virtual de adrese în zone (precum text, heap, stivă) și asocierea fiecărei zone la spațiul fizic</w:t>
      </w:r>
    </w:p>
    <w:p w:rsidR="00000000" w:rsidDel="00000000" w:rsidP="00000000" w:rsidRDefault="00000000" w:rsidRPr="00000000" w14:paraId="0000006B">
      <w:pPr>
        <w:pageBreakBefore w:val="0"/>
        <w:rPr/>
      </w:pPr>
      <w:r w:rsidDel="00000000" w:rsidR="00000000" w:rsidRPr="00000000">
        <w:rPr>
          <w:rtl w:val="0"/>
        </w:rPr>
        <w:t xml:space="preserve">+ diagramă cu segmentare</w:t>
      </w:r>
    </w:p>
    <w:p w:rsidR="00000000" w:rsidDel="00000000" w:rsidP="00000000" w:rsidRDefault="00000000" w:rsidRPr="00000000" w14:paraId="0000006C">
      <w:pPr>
        <w:pageBreakBefore w:val="0"/>
        <w:rPr/>
      </w:pPr>
      <w:r w:rsidDel="00000000" w:rsidR="00000000" w:rsidRPr="00000000">
        <w:rPr>
          <w:rtl w:val="0"/>
        </w:rPr>
        <w:t xml:space="preserve">implementarea segmentării: tabela de segmentare, selector de segment</w:t>
      </w:r>
    </w:p>
    <w:p w:rsidR="00000000" w:rsidDel="00000000" w:rsidP="00000000" w:rsidRDefault="00000000" w:rsidRPr="00000000" w14:paraId="0000006D">
      <w:pPr>
        <w:pageBreakBefore w:val="0"/>
        <w:rPr/>
      </w:pPr>
      <w:r w:rsidDel="00000000" w:rsidR="00000000" w:rsidRPr="00000000">
        <w:rPr>
          <w:rtl w:val="0"/>
        </w:rPr>
        <w:t xml:space="preserve">adresa virtuală este compusă din selectorul de segment și offset-ul în cadrul segmentului (în notația CS:EIP, CS e selectorul de segment, code segment; EIP e adresa/offset-ul în cadrul segmentului); selectorul extrage adresa fizică asociată segmentului și adună offsetul, rezultă adresa fizică efectivă</w:t>
      </w:r>
    </w:p>
    <w:p w:rsidR="00000000" w:rsidDel="00000000" w:rsidP="00000000" w:rsidRDefault="00000000" w:rsidRPr="00000000" w14:paraId="0000006E">
      <w:pPr>
        <w:pageBreakBefore w:val="0"/>
        <w:rPr/>
      </w:pPr>
      <w:r w:rsidDel="00000000" w:rsidR="00000000" w:rsidRPr="00000000">
        <w:rPr>
          <w:rtl w:val="0"/>
        </w:rPr>
        <w:t xml:space="preserve">+ diagramă pentru calculul adresei fizice</w:t>
      </w:r>
    </w:p>
    <w:p w:rsidR="00000000" w:rsidDel="00000000" w:rsidP="00000000" w:rsidRDefault="00000000" w:rsidRPr="00000000" w14:paraId="0000006F">
      <w:pPr>
        <w:pageBreakBefore w:val="0"/>
        <w:rPr/>
      </w:pPr>
      <w:r w:rsidDel="00000000" w:rsidR="00000000" w:rsidRPr="00000000">
        <w:rPr>
          <w:rtl w:val="0"/>
        </w:rPr>
        <w:t xml:space="preserve">segmentarea este un concept mai vechi care este acum depășit de paginare; are sens să vorbim de segmentare pentru a vedea evoluția compartimentării memoriei și pentru cazurile în care, pe arhitectura x86, veți întâlni precizări legate de segmentare</w:t>
      </w:r>
    </w:p>
    <w:p w:rsidR="00000000" w:rsidDel="00000000" w:rsidP="00000000" w:rsidRDefault="00000000" w:rsidRPr="00000000" w14:paraId="00000070">
      <w:pPr>
        <w:pageBreakBefore w:val="0"/>
        <w:rPr/>
      </w:pPr>
      <w:r w:rsidDel="00000000" w:rsidR="00000000" w:rsidRPr="00000000">
        <w:rPr>
          <w:rtl w:val="0"/>
        </w:rPr>
        <w:t xml:space="preserve">segmentation fault (SIGSEGV - Signal Segment Violation): acces dincolo de limita unui segment al procesului</w:t>
      </w:r>
    </w:p>
    <w:p w:rsidR="00000000" w:rsidDel="00000000" w:rsidP="00000000" w:rsidRDefault="00000000" w:rsidRPr="00000000" w14:paraId="00000071">
      <w:pPr>
        <w:pageBreakBefore w:val="0"/>
        <w:rPr/>
      </w:pPr>
      <w:r w:rsidDel="00000000" w:rsidR="00000000" w:rsidRPr="00000000">
        <w:rPr>
          <w:rtl w:val="0"/>
        </w:rPr>
        <w:t xml:space="preserve">avantaj: asociem doar ce este nevoie</w:t>
      </w:r>
    </w:p>
    <w:p w:rsidR="00000000" w:rsidDel="00000000" w:rsidP="00000000" w:rsidRDefault="00000000" w:rsidRPr="00000000" w14:paraId="00000072">
      <w:pPr>
        <w:pageBreakBefore w:val="0"/>
        <w:ind w:firstLine="0"/>
        <w:rPr/>
        <w:pPrChange w:author="Jack Argos" w:id="0" w:date="2023-06-14T22:17:03Z">
          <w:pPr>
            <w:pageBreakBefore w:val="0"/>
          </w:pPr>
        </w:pPrChange>
      </w:pPr>
      <w:r w:rsidDel="00000000" w:rsidR="00000000" w:rsidRPr="00000000">
        <w:rPr>
          <w:rtl w:val="0"/>
        </w:rPr>
        <w:t xml:space="preserve">dezavantaj: fragmentare externă: este dificil să găsim loc (potrivit) pentru un nou segment fizic</w:t>
      </w:r>
    </w:p>
    <w:p w:rsidR="00000000" w:rsidDel="00000000" w:rsidP="00000000" w:rsidRDefault="00000000" w:rsidRPr="00000000" w14:paraId="00000073">
      <w:pPr>
        <w:pageBreakBefore w:val="0"/>
        <w:rPr/>
      </w:pPr>
      <w:r w:rsidDel="00000000" w:rsidR="00000000" w:rsidRPr="00000000">
        <w:rPr>
          <w:rtl w:val="0"/>
        </w:rPr>
        <w:t xml:space="preserve">segmentarea e o soluție legacy, mai are unele relicve pe sistemele x86</w:t>
      </w:r>
    </w:p>
    <w:p w:rsidR="00000000" w:rsidDel="00000000" w:rsidP="00000000" w:rsidRDefault="00000000" w:rsidRPr="00000000" w14:paraId="00000074">
      <w:pPr>
        <w:pageBreakBefore w:val="0"/>
        <w:rPr/>
      </w:pPr>
      <w:r w:rsidDel="00000000" w:rsidR="00000000" w:rsidRPr="00000000">
        <w:rPr>
          <w:rtl w:val="0"/>
        </w:rPr>
        <w:t xml:space="preserve">soluție: folosirea paginării</w:t>
      </w:r>
    </w:p>
    <w:p w:rsidR="00000000" w:rsidDel="00000000" w:rsidP="00000000" w:rsidRDefault="00000000" w:rsidRPr="00000000" w14:paraId="00000075">
      <w:pPr>
        <w:pStyle w:val="Heading1"/>
        <w:pageBreakBefore w:val="0"/>
        <w:rPr/>
      </w:pPr>
      <w:bookmarkStart w:colFirst="0" w:colLast="0" w:name="_z0blkdp4te9n" w:id="11"/>
      <w:bookmarkEnd w:id="11"/>
      <w:r w:rsidDel="00000000" w:rsidR="00000000" w:rsidRPr="00000000">
        <w:rPr>
          <w:rtl w:val="0"/>
        </w:rPr>
        <w:t xml:space="preserve">Paginare</w:t>
      </w:r>
    </w:p>
    <w:p w:rsidR="00000000" w:rsidDel="00000000" w:rsidP="00000000" w:rsidRDefault="00000000" w:rsidRPr="00000000" w14:paraId="00000076">
      <w:pPr>
        <w:pageBreakBefore w:val="0"/>
        <w:rPr/>
      </w:pPr>
      <w:r w:rsidDel="00000000" w:rsidR="00000000" w:rsidRPr="00000000">
        <w:rPr>
          <w:rtl w:val="0"/>
        </w:rPr>
        <w:t xml:space="preserve">soluția folosită curent în sisteme moderne ce folosesc memorie virtuală</w:t>
      </w:r>
    </w:p>
    <w:p w:rsidR="00000000" w:rsidDel="00000000" w:rsidP="00000000" w:rsidRDefault="00000000" w:rsidRPr="00000000" w14:paraId="00000077">
      <w:pPr>
        <w:pageBreakBefore w:val="0"/>
        <w:rPr/>
      </w:pPr>
      <w:r w:rsidDel="00000000" w:rsidR="00000000" w:rsidRPr="00000000">
        <w:rPr>
          <w:rtl w:val="0"/>
        </w:rPr>
        <w:t xml:space="preserve">compartimentarea spațiului virtual al fiecărui proces și al spațiului fizic al sistemului în componente de dimensiune fixă, numite pagini: pagini virtuale (pages) și pagini fizice (frames)</w:t>
      </w:r>
    </w:p>
    <w:p w:rsidR="00000000" w:rsidDel="00000000" w:rsidP="00000000" w:rsidRDefault="00000000" w:rsidRPr="00000000" w14:paraId="00000078">
      <w:pPr>
        <w:pageBreakBefore w:val="0"/>
        <w:rPr/>
      </w:pPr>
      <w:r w:rsidDel="00000000" w:rsidR="00000000" w:rsidRPr="00000000">
        <w:rPr>
          <w:rtl w:val="0"/>
        </w:rPr>
        <w:t xml:space="preserve">în mod uzual, paginile au 4KiB</w:t>
      </w:r>
    </w:p>
    <w:p w:rsidR="00000000" w:rsidDel="00000000" w:rsidP="00000000" w:rsidRDefault="00000000" w:rsidRPr="00000000" w14:paraId="00000079">
      <w:pPr>
        <w:pageBreakBefore w:val="0"/>
        <w:rPr/>
      </w:pPr>
      <w:r w:rsidDel="00000000" w:rsidR="00000000" w:rsidRPr="00000000">
        <w:rPr>
          <w:rtl w:val="0"/>
        </w:rPr>
        <w:t xml:space="preserve">pe un sistem pe 32 de biți, un proces are spațiu virtual de 4GiB și are deci, 4GiB/4iKB = 2^20 pagini virtuale</w:t>
      </w:r>
    </w:p>
    <w:p w:rsidR="00000000" w:rsidDel="00000000" w:rsidP="00000000" w:rsidRDefault="00000000" w:rsidRPr="00000000" w14:paraId="0000007A">
      <w:pPr>
        <w:pageBreakBefore w:val="0"/>
        <w:rPr/>
      </w:pPr>
      <w:r w:rsidDel="00000000" w:rsidR="00000000" w:rsidRPr="00000000">
        <w:rPr>
          <w:rtl w:val="0"/>
        </w:rPr>
        <w:t xml:space="preserve">o tabelă de asociere, tabela de pagini (page table), face asocierea între pagini virtuale (pages) și pagini fizice (frames)</w:t>
      </w:r>
    </w:p>
    <w:p w:rsidR="00000000" w:rsidDel="00000000" w:rsidP="00000000" w:rsidRDefault="00000000" w:rsidRPr="00000000" w14:paraId="0000007B">
      <w:pPr>
        <w:pageBreakBefore w:val="0"/>
        <w:rPr/>
      </w:pPr>
      <w:r w:rsidDel="00000000" w:rsidR="00000000" w:rsidRPr="00000000">
        <w:rPr>
          <w:rtl w:val="0"/>
        </w:rPr>
        <w:t xml:space="preserve">asocierea se mai numește mapare/mapping</w:t>
      </w:r>
    </w:p>
    <w:p w:rsidR="00000000" w:rsidDel="00000000" w:rsidP="00000000" w:rsidRDefault="00000000" w:rsidRPr="00000000" w14:paraId="0000007C">
      <w:pPr>
        <w:pageBreakBefore w:val="0"/>
        <w:rPr/>
      </w:pPr>
      <w:r w:rsidDel="00000000" w:rsidR="00000000" w:rsidRPr="00000000">
        <w:rPr>
          <w:rtl w:val="0"/>
        </w:rPr>
        <w:t xml:space="preserve">+ diagramă de sus cu proces, spațiu virtual de adrese, pagini virtuale, tabelă de pagini, pagini fizice</w:t>
      </w:r>
    </w:p>
    <w:p w:rsidR="00000000" w:rsidDel="00000000" w:rsidP="00000000" w:rsidRDefault="00000000" w:rsidRPr="00000000" w14:paraId="0000007D">
      <w:pPr>
        <w:pageBreakBefore w:val="0"/>
        <w:rPr/>
      </w:pPr>
      <w:r w:rsidDel="00000000" w:rsidR="00000000" w:rsidRPr="00000000">
        <w:rPr>
          <w:rtl w:val="0"/>
        </w:rPr>
        <w:t xml:space="preserve">translatarea de adrese este folosirea tabelei de pagini pentru a calcula o adresă fizică dintr-o adresă virtuală</w:t>
      </w:r>
    </w:p>
    <w:p w:rsidR="00000000" w:rsidDel="00000000" w:rsidP="00000000" w:rsidRDefault="00000000" w:rsidRPr="00000000" w14:paraId="0000007E">
      <w:pPr>
        <w:pageBreakBefore w:val="0"/>
        <w:rPr/>
      </w:pPr>
      <w:r w:rsidDel="00000000" w:rsidR="00000000" w:rsidRPr="00000000">
        <w:rPr>
          <w:rtl w:val="0"/>
        </w:rPr>
        <w:t xml:space="preserve">avantaj folosire paginare: nu mai avem fragmentare externă; găsim un loc pentru o pagină și o alocăm acolo; paginile fizice corespunzătoare unui proces vor fi împrăștiate în memoria fizică</w:t>
      </w:r>
    </w:p>
    <w:p w:rsidR="00000000" w:rsidDel="00000000" w:rsidP="00000000" w:rsidRDefault="00000000" w:rsidRPr="00000000" w14:paraId="0000007F">
      <w:pPr>
        <w:pageBreakBefore w:val="0"/>
        <w:rPr/>
      </w:pPr>
      <w:r w:rsidDel="00000000" w:rsidR="00000000" w:rsidRPr="00000000">
        <w:rPr>
          <w:rtl w:val="0"/>
        </w:rPr>
        <w:t xml:space="preserve">dezavantaj: poate apărea fragmentare internă: alocăm o pagină (4KiB) și folosim doar câțiva octeți; spațiu ocupat de tabela de pagini</w:t>
      </w:r>
    </w:p>
    <w:p w:rsidR="00000000" w:rsidDel="00000000" w:rsidP="00000000" w:rsidRDefault="00000000" w:rsidRPr="00000000" w14:paraId="00000080">
      <w:pPr>
        <w:pageBreakBefore w:val="0"/>
        <w:rPr/>
      </w:pPr>
      <w:r w:rsidDel="00000000" w:rsidR="00000000" w:rsidRPr="00000000">
        <w:rPr>
          <w:rtl w:val="0"/>
        </w:rPr>
        <w:t xml:space="preserve">+ demo cu granularitatea alocării (multiplu de pagină prin apel de sistem)</w:t>
      </w:r>
    </w:p>
    <w:p w:rsidR="00000000" w:rsidDel="00000000" w:rsidP="00000000" w:rsidRDefault="00000000" w:rsidRPr="00000000" w14:paraId="00000081">
      <w:pPr>
        <w:pStyle w:val="Heading1"/>
        <w:pageBreakBefore w:val="0"/>
        <w:rPr/>
      </w:pPr>
      <w:bookmarkStart w:colFirst="0" w:colLast="0" w:name="_8yisysjx8zix" w:id="12"/>
      <w:bookmarkEnd w:id="12"/>
      <w:r w:rsidDel="00000000" w:rsidR="00000000" w:rsidRPr="00000000">
        <w:rPr>
          <w:rtl w:val="0"/>
        </w:rPr>
        <w:t xml:space="preserve">Tabela de pagini</w:t>
      </w:r>
    </w:p>
    <w:p w:rsidR="00000000" w:rsidDel="00000000" w:rsidP="00000000" w:rsidRDefault="00000000" w:rsidRPr="00000000" w14:paraId="00000082">
      <w:pPr>
        <w:pageBreakBefore w:val="0"/>
        <w:rPr/>
      </w:pPr>
      <w:r w:rsidDel="00000000" w:rsidR="00000000" w:rsidRPr="00000000">
        <w:rPr>
          <w:rtl w:val="0"/>
        </w:rPr>
        <w:t xml:space="preserve">conține 2^20 intrări pe un sistem pe 32 de biți</w:t>
      </w:r>
    </w:p>
    <w:p w:rsidR="00000000" w:rsidDel="00000000" w:rsidP="00000000" w:rsidRDefault="00000000" w:rsidRPr="00000000" w14:paraId="00000083">
      <w:pPr>
        <w:pageBreakBefore w:val="0"/>
        <w:rPr/>
      </w:pPr>
      <w:r w:rsidDel="00000000" w:rsidR="00000000" w:rsidRPr="00000000">
        <w:rPr>
          <w:rtl w:val="0"/>
        </w:rPr>
        <w:t xml:space="preserve">este indexată cu adresa paginii virtuale și conține adresa paginii fizice</w:t>
      </w:r>
    </w:p>
    <w:p w:rsidR="00000000" w:rsidDel="00000000" w:rsidP="00000000" w:rsidRDefault="00000000" w:rsidRPr="00000000" w14:paraId="00000084">
      <w:pPr>
        <w:pageBreakBefore w:val="0"/>
        <w:rPr/>
      </w:pPr>
      <w:r w:rsidDel="00000000" w:rsidR="00000000" w:rsidRPr="00000000">
        <w:rPr>
          <w:rtl w:val="0"/>
        </w:rPr>
        <w:t xml:space="preserve">o adresă virtuală este cuprinsă din: adresă de pagină virtuală (20 de biți) + offset în pagină (12 biți): 2^12 = 4KiB, cât cuprinde o pagină</w:t>
      </w:r>
    </w:p>
    <w:p w:rsidR="00000000" w:rsidDel="00000000" w:rsidP="00000000" w:rsidRDefault="00000000" w:rsidRPr="00000000" w14:paraId="00000085">
      <w:pPr>
        <w:pageBreakBefore w:val="0"/>
        <w:rPr/>
      </w:pPr>
      <w:r w:rsidDel="00000000" w:rsidR="00000000" w:rsidRPr="00000000">
        <w:rPr>
          <w:rtl w:val="0"/>
        </w:rPr>
        <w:t xml:space="preserve">o adresă fizică este cuprinsă din: adresă de pagină fizică (20 de biți) + offset în pagină (12 biți)</w:t>
      </w:r>
    </w:p>
    <w:p w:rsidR="00000000" w:rsidDel="00000000" w:rsidP="00000000" w:rsidRDefault="00000000" w:rsidRPr="00000000" w14:paraId="00000086">
      <w:pPr>
        <w:pageBreakBefore w:val="0"/>
        <w:rPr/>
      </w:pPr>
      <w:r w:rsidDel="00000000" w:rsidR="00000000" w:rsidRPr="00000000">
        <w:rPr>
          <w:rtl w:val="0"/>
        </w:rPr>
        <w:t xml:space="preserve">+ diagramă cu translatarea de adrese din adresa virtuală în adresa fizică folosind tabela de pagini</w:t>
      </w:r>
    </w:p>
    <w:p w:rsidR="00000000" w:rsidDel="00000000" w:rsidP="00000000" w:rsidRDefault="00000000" w:rsidRPr="00000000" w14:paraId="00000087">
      <w:pPr>
        <w:pageBreakBefore w:val="0"/>
        <w:rPr/>
      </w:pPr>
      <w:r w:rsidDel="00000000" w:rsidR="00000000" w:rsidRPr="00000000">
        <w:rPr>
          <w:rtl w:val="0"/>
        </w:rPr>
        <w:t xml:space="preserve">responsabilitatea translatării aparține unei componente hardware de pe procesor: MMU (Memory Management Unit)</w:t>
      </w:r>
    </w:p>
    <w:p w:rsidR="00000000" w:rsidDel="00000000" w:rsidP="00000000" w:rsidRDefault="00000000" w:rsidRPr="00000000" w14:paraId="00000088">
      <w:pPr>
        <w:pageBreakBefore w:val="0"/>
        <w:rPr/>
      </w:pPr>
      <w:r w:rsidDel="00000000" w:rsidR="00000000" w:rsidRPr="00000000">
        <w:rPr>
          <w:rtl w:val="0"/>
        </w:rPr>
        <w:t xml:space="preserve">fiecare intrare în tabela de pagini se numește page table entry (PTE)</w:t>
      </w:r>
    </w:p>
    <w:p w:rsidR="00000000" w:rsidDel="00000000" w:rsidP="00000000" w:rsidRDefault="00000000" w:rsidRPr="00000000" w14:paraId="00000089">
      <w:pPr>
        <w:pageBreakBefore w:val="0"/>
        <w:rPr/>
      </w:pPr>
      <w:r w:rsidDel="00000000" w:rsidR="00000000" w:rsidRPr="00000000">
        <w:rPr>
          <w:rtl w:val="0"/>
        </w:rPr>
        <w:t xml:space="preserve">bitul valid/invalid din PTE precizează dacă o pagină este validă; dacă nu, rezultă în excepție de acces la memorie (page fault)</w:t>
      </w:r>
    </w:p>
    <w:p w:rsidR="00000000" w:rsidDel="00000000" w:rsidP="00000000" w:rsidRDefault="00000000" w:rsidRPr="00000000" w14:paraId="0000008A">
      <w:pPr>
        <w:pageBreakBefore w:val="0"/>
        <w:rPr/>
      </w:pPr>
      <w:r w:rsidDel="00000000" w:rsidR="00000000" w:rsidRPr="00000000">
        <w:rPr>
          <w:rtl w:val="0"/>
        </w:rPr>
        <w:t xml:space="preserve">în PTE apar precizări despre tipul de operații permise (read-only, read-write)</w:t>
      </w:r>
    </w:p>
    <w:p w:rsidR="00000000" w:rsidDel="00000000" w:rsidP="00000000" w:rsidRDefault="00000000" w:rsidRPr="00000000" w14:paraId="0000008B">
      <w:pPr>
        <w:pageBreakBefore w:val="0"/>
        <w:rPr/>
      </w:pPr>
      <w:r w:rsidDel="00000000" w:rsidR="00000000" w:rsidRPr="00000000">
        <w:rPr>
          <w:rtl w:val="0"/>
        </w:rPr>
        <w:t xml:space="preserve">există o tabelă de pagini per proces, reținută în memoria fizică</w:t>
      </w:r>
    </w:p>
    <w:p w:rsidR="00000000" w:rsidDel="00000000" w:rsidP="00000000" w:rsidRDefault="00000000" w:rsidRPr="00000000" w14:paraId="0000008C">
      <w:pPr>
        <w:pageBreakBefore w:val="0"/>
        <w:rPr/>
      </w:pPr>
      <w:r w:rsidDel="00000000" w:rsidR="00000000" w:rsidRPr="00000000">
        <w:rPr>
          <w:rtl w:val="0"/>
        </w:rPr>
        <w:t xml:space="preserve">un registru dedicat reține adresa tabelei de pagini în memorie pentru procesul curent: PTBR (Page Table Base Register), cr3 pe x86, TTBR pe ARM</w:t>
      </w:r>
    </w:p>
    <w:p w:rsidR="00000000" w:rsidDel="00000000" w:rsidP="00000000" w:rsidRDefault="00000000" w:rsidRPr="00000000" w14:paraId="0000008D">
      <w:pPr>
        <w:pageBreakBefore w:val="0"/>
        <w:rPr/>
      </w:pPr>
      <w:r w:rsidDel="00000000" w:rsidR="00000000" w:rsidRPr="00000000">
        <w:rPr>
          <w:rtl w:val="0"/>
        </w:rPr>
        <w:t xml:space="preserve">neajunsuri ale tabelei de pagini:</w:t>
      </w:r>
    </w:p>
    <w:p w:rsidR="00000000" w:rsidDel="00000000" w:rsidP="00000000" w:rsidRDefault="00000000" w:rsidRPr="00000000" w14:paraId="0000008E">
      <w:pPr>
        <w:pageBreakBefore w:val="0"/>
        <w:rPr/>
      </w:pPr>
      <w:r w:rsidDel="00000000" w:rsidR="00000000" w:rsidRPr="00000000">
        <w:rPr>
          <w:rtl w:val="0"/>
        </w:rPr>
        <w:t xml:space="preserve">* este stocată în memorie, ocupă spațiu: soluție: tabelă de pagini ierarhică</w:t>
      </w:r>
    </w:p>
    <w:p w:rsidR="00000000" w:rsidDel="00000000" w:rsidP="00000000" w:rsidRDefault="00000000" w:rsidRPr="00000000" w14:paraId="0000008F">
      <w:pPr>
        <w:pageBreakBefore w:val="0"/>
        <w:rPr/>
      </w:pPr>
      <w:r w:rsidDel="00000000" w:rsidR="00000000" w:rsidRPr="00000000">
        <w:rPr>
          <w:rtl w:val="0"/>
        </w:rPr>
        <w:t xml:space="preserve">* este nevoie de accesarea tabelei de pagini pentru fiecare operație cu memoria: soluție: TLB</w:t>
      </w:r>
    </w:p>
    <w:p w:rsidR="00000000" w:rsidDel="00000000" w:rsidP="00000000" w:rsidRDefault="00000000" w:rsidRPr="00000000" w14:paraId="00000090">
      <w:pPr>
        <w:pStyle w:val="Heading1"/>
        <w:pageBreakBefore w:val="0"/>
        <w:rPr/>
      </w:pPr>
      <w:bookmarkStart w:colFirst="0" w:colLast="0" w:name="_a7vl626la0jf" w:id="13"/>
      <w:bookmarkEnd w:id="13"/>
      <w:r w:rsidDel="00000000" w:rsidR="00000000" w:rsidRPr="00000000">
        <w:rPr>
          <w:rtl w:val="0"/>
        </w:rPr>
        <w:t xml:space="preserve">Tabelă de pagini ierarhică</w:t>
      </w:r>
    </w:p>
    <w:p w:rsidR="00000000" w:rsidDel="00000000" w:rsidP="00000000" w:rsidRDefault="00000000" w:rsidRPr="00000000" w14:paraId="00000091">
      <w:pPr>
        <w:pageBreakBefore w:val="0"/>
        <w:rPr/>
      </w:pPr>
      <w:r w:rsidDel="00000000" w:rsidR="00000000" w:rsidRPr="00000000">
        <w:rPr>
          <w:rtl w:val="0"/>
        </w:rPr>
        <w:t xml:space="preserve">sau paginare multi-nivel</w:t>
      </w:r>
    </w:p>
    <w:p w:rsidR="00000000" w:rsidDel="00000000" w:rsidP="00000000" w:rsidRDefault="00000000" w:rsidRPr="00000000" w14:paraId="00000092">
      <w:pPr>
        <w:pageBreakBefore w:val="0"/>
        <w:rPr/>
      </w:pPr>
      <w:r w:rsidDel="00000000" w:rsidR="00000000" w:rsidRPr="00000000">
        <w:rPr>
          <w:rtl w:val="0"/>
        </w:rPr>
        <w:t xml:space="preserve">în forma implicită a adresei virtuale: 20 de biți pentru adresa paginii (PTE index) și 12 biți pentru offset: 2^20 intrări</w:t>
      </w:r>
    </w:p>
    <w:p w:rsidR="00000000" w:rsidDel="00000000" w:rsidP="00000000" w:rsidRDefault="00000000" w:rsidRPr="00000000" w14:paraId="00000093">
      <w:pPr>
        <w:pageBreakBefore w:val="0"/>
        <w:rPr/>
      </w:pPr>
      <w:r w:rsidDel="00000000" w:rsidR="00000000" w:rsidRPr="00000000">
        <w:rPr>
          <w:rtl w:val="0"/>
        </w:rPr>
        <w:t xml:space="preserve">tabelă de pagini ierarhică: 10 biți (page directory index), 10 biți (PTE index), 12 biți offset</w:t>
      </w:r>
    </w:p>
    <w:p w:rsidR="00000000" w:rsidDel="00000000" w:rsidP="00000000" w:rsidRDefault="00000000" w:rsidRPr="00000000" w14:paraId="00000094">
      <w:pPr>
        <w:pageBreakBefore w:val="0"/>
        <w:rPr/>
      </w:pPr>
      <w:r w:rsidDel="00000000" w:rsidR="00000000" w:rsidRPr="00000000">
        <w:rPr>
          <w:rtl w:val="0"/>
        </w:rPr>
        <w:t xml:space="preserve">o intrare în page directory referă o structură page table (cu 2^10 intrări), o intrare în tabela de pagini are 2^10 intrări și conține adrese de pagini fizice</w:t>
      </w:r>
    </w:p>
    <w:p w:rsidR="00000000" w:rsidDel="00000000" w:rsidP="00000000" w:rsidRDefault="00000000" w:rsidRPr="00000000" w14:paraId="00000095">
      <w:pPr>
        <w:pageBreakBefore w:val="0"/>
        <w:rPr/>
      </w:pPr>
      <w:r w:rsidDel="00000000" w:rsidR="00000000" w:rsidRPr="00000000">
        <w:rPr>
          <w:rtl w:val="0"/>
        </w:rPr>
        <w:t xml:space="preserve">mai multe niveluri (4-5) pentru sistemele pe 64 de biți</w:t>
      </w:r>
    </w:p>
    <w:p w:rsidR="00000000" w:rsidDel="00000000" w:rsidP="00000000" w:rsidRDefault="00000000" w:rsidRPr="00000000" w14:paraId="00000096">
      <w:pPr>
        <w:pageBreakBefore w:val="0"/>
        <w:rPr/>
      </w:pPr>
      <w:r w:rsidDel="00000000" w:rsidR="00000000" w:rsidRPr="00000000">
        <w:rPr>
          <w:rtl w:val="0"/>
        </w:rPr>
        <w:t xml:space="preserve">+ diagramă cu tabela de pagini ierarhică</w:t>
      </w:r>
    </w:p>
    <w:p w:rsidR="00000000" w:rsidDel="00000000" w:rsidP="00000000" w:rsidRDefault="00000000" w:rsidRPr="00000000" w14:paraId="00000097">
      <w:pPr>
        <w:pageBreakBefore w:val="0"/>
        <w:rPr/>
      </w:pPr>
      <w:r w:rsidDel="00000000" w:rsidR="00000000" w:rsidRPr="00000000">
        <w:rPr>
          <w:rtl w:val="0"/>
        </w:rPr>
        <w:t xml:space="preserve">dacă o zonă lipsește, intrarea în page directory este nevalidă și nu referă page table</w:t>
      </w:r>
    </w:p>
    <w:p w:rsidR="00000000" w:rsidDel="00000000" w:rsidP="00000000" w:rsidRDefault="00000000" w:rsidRPr="00000000" w14:paraId="00000098">
      <w:pPr>
        <w:pageBreakBefore w:val="0"/>
        <w:rPr/>
      </w:pPr>
      <w:r w:rsidDel="00000000" w:rsidR="00000000" w:rsidRPr="00000000">
        <w:rPr>
          <w:rtl w:val="0"/>
        </w:rPr>
        <w:t xml:space="preserve">avantaj: spațiu redus</w:t>
      </w:r>
    </w:p>
    <w:p w:rsidR="00000000" w:rsidDel="00000000" w:rsidP="00000000" w:rsidRDefault="00000000" w:rsidRPr="00000000" w14:paraId="00000099">
      <w:pPr>
        <w:pageBreakBefore w:val="0"/>
        <w:rPr/>
      </w:pPr>
      <w:r w:rsidDel="00000000" w:rsidR="00000000" w:rsidRPr="00000000">
        <w:rPr>
          <w:rtl w:val="0"/>
        </w:rPr>
        <w:t xml:space="preserve">dezavantaj: mai mult overhead de translatare</w:t>
      </w:r>
    </w:p>
    <w:p w:rsidR="00000000" w:rsidDel="00000000" w:rsidP="00000000" w:rsidRDefault="00000000" w:rsidRPr="00000000" w14:paraId="0000009A">
      <w:pPr>
        <w:pStyle w:val="Heading1"/>
        <w:pageBreakBefore w:val="0"/>
        <w:rPr/>
      </w:pPr>
      <w:bookmarkStart w:colFirst="0" w:colLast="0" w:name="_75tti4uevm17" w:id="14"/>
      <w:bookmarkEnd w:id="14"/>
      <w:r w:rsidDel="00000000" w:rsidR="00000000" w:rsidRPr="00000000">
        <w:rPr>
          <w:rtl w:val="0"/>
        </w:rPr>
        <w:t xml:space="preserve">TLB (Translation Lookaside Buffers)</w:t>
      </w:r>
    </w:p>
    <w:p w:rsidR="00000000" w:rsidDel="00000000" w:rsidP="00000000" w:rsidRDefault="00000000" w:rsidRPr="00000000" w14:paraId="0000009B">
      <w:pPr>
        <w:pageBreakBefore w:val="0"/>
        <w:rPr/>
      </w:pPr>
      <w:r w:rsidDel="00000000" w:rsidR="00000000" w:rsidRPr="00000000">
        <w:rPr>
          <w:rtl w:val="0"/>
        </w:rPr>
        <w:t xml:space="preserve">o operație cu memoria înseamnă un acces la tabela de pagini (în memoria fizică) pentru extragerea mapării și apoi un acces la memoria efectivă pentru extragerea informației (2 accese)</w:t>
      </w:r>
    </w:p>
    <w:p w:rsidR="00000000" w:rsidDel="00000000" w:rsidP="00000000" w:rsidRDefault="00000000" w:rsidRPr="00000000" w14:paraId="0000009C">
      <w:pPr>
        <w:pageBreakBefore w:val="0"/>
        <w:rPr/>
      </w:pPr>
      <w:r w:rsidDel="00000000" w:rsidR="00000000" w:rsidRPr="00000000">
        <w:rPr>
          <w:rtl w:val="0"/>
        </w:rPr>
        <w:t xml:space="preserve">pentru a reduce overhead-ul, TLB reține cele mai recent accesate intrări în tabela de pagini; este un cache</w:t>
      </w:r>
    </w:p>
    <w:p w:rsidR="00000000" w:rsidDel="00000000" w:rsidP="00000000" w:rsidRDefault="00000000" w:rsidRPr="00000000" w14:paraId="0000009D">
      <w:pPr>
        <w:pageBreakBefore w:val="0"/>
        <w:rPr/>
      </w:pPr>
      <w:r w:rsidDel="00000000" w:rsidR="00000000" w:rsidRPr="00000000">
        <w:rPr>
          <w:rtl w:val="0"/>
        </w:rPr>
        <w:t xml:space="preserve">are 128-256 intrări cu cele mai recente mapări</w:t>
      </w:r>
    </w:p>
    <w:p w:rsidR="00000000" w:rsidDel="00000000" w:rsidP="00000000" w:rsidRDefault="00000000" w:rsidRPr="00000000" w14:paraId="0000009E">
      <w:pPr>
        <w:pageBreakBefore w:val="0"/>
        <w:rPr/>
      </w:pPr>
      <w:r w:rsidDel="00000000" w:rsidR="00000000" w:rsidRPr="00000000">
        <w:rPr>
          <w:rtl w:val="0"/>
        </w:rPr>
        <w:t xml:space="preserve">cu un "hit rate" bun se reduce timpul de translatare</w:t>
      </w:r>
    </w:p>
    <w:p w:rsidR="00000000" w:rsidDel="00000000" w:rsidP="00000000" w:rsidRDefault="00000000" w:rsidRPr="00000000" w14:paraId="0000009F">
      <w:pPr>
        <w:pageBreakBefore w:val="0"/>
        <w:rPr/>
      </w:pPr>
      <w:r w:rsidDel="00000000" w:rsidR="00000000" w:rsidRPr="00000000">
        <w:rPr>
          <w:rtl w:val="0"/>
        </w:rPr>
        <w:t xml:space="preserve">+ diagramă cu folosirea TLB pentru translatarea de adrese</w:t>
      </w:r>
    </w:p>
    <w:p w:rsidR="00000000" w:rsidDel="00000000" w:rsidP="00000000" w:rsidRDefault="00000000" w:rsidRPr="00000000" w14:paraId="000000A0">
      <w:pPr>
        <w:pageBreakBefore w:val="0"/>
        <w:rPr/>
      </w:pPr>
      <w:r w:rsidDel="00000000" w:rsidR="00000000" w:rsidRPr="00000000">
        <w:rPr>
          <w:rtl w:val="0"/>
        </w:rPr>
        <w:t xml:space="preserve">+ demo cu informații despre TLB</w:t>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t xml:space="preserve">când are loc TLB flush? la address space switch (context switch)</w:t>
      </w:r>
    </w:p>
    <w:p w:rsidR="00000000" w:rsidDel="00000000" w:rsidP="00000000" w:rsidRDefault="00000000" w:rsidRPr="00000000" w14:paraId="000000A3">
      <w:pPr>
        <w:pageBreakBefore w:val="0"/>
        <w:rPr>
          <w:ins w:author="Andrei Hristache" w:id="10" w:date="2023-06-03T11:10:48Z"/>
        </w:rPr>
      </w:pPr>
      <w:r w:rsidDel="00000000" w:rsidR="00000000" w:rsidRPr="00000000">
        <w:rPr>
          <w:rtl w:val="0"/>
        </w:rPr>
        <w:t xml:space="preserve">după address space switch TLB este repopulat pe măsură ce sunt accesate noi pagini</w:t>
      </w:r>
      <w:ins w:author="Andrei Hristache" w:id="10" w:date="2023-06-03T11:10:48Z">
        <w:r w:rsidDel="00000000" w:rsidR="00000000" w:rsidRPr="00000000">
          <w:rPr>
            <w:rtl w:val="0"/>
          </w:rPr>
        </w:r>
      </w:ins>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ins w:author="Andrei Hristache" w:id="11" w:date="2023-06-03T11:10:56Z"/>
        </w:rPr>
      </w:pPr>
      <w:r w:rsidDel="00000000" w:rsidR="00000000" w:rsidRPr="00000000">
        <w:rPr>
          <w:rtl w:val="0"/>
        </w:rPr>
        <w:t xml:space="preserve">de ce se mapează sistemul de operare în spațiul virtual de adrese al fiecărui proces și nu i se asociază un spațiu virtual de adrese separat? </w:t>
      </w:r>
      <w:ins w:author="Andrei Hristache" w:id="11" w:date="2023-06-03T11:10:56Z">
        <w:r w:rsidDel="00000000" w:rsidR="00000000" w:rsidRPr="00000000">
          <w:rPr>
            <w:rtl w:val="0"/>
          </w:rPr>
        </w:r>
      </w:ins>
    </w:p>
    <w:p w:rsidR="00000000" w:rsidDel="00000000" w:rsidP="00000000" w:rsidRDefault="00000000" w:rsidRPr="00000000" w14:paraId="000000A6">
      <w:pPr>
        <w:pageBreakBefore w:val="0"/>
        <w:rPr/>
      </w:pPr>
      <w:r w:rsidDel="00000000" w:rsidR="00000000" w:rsidRPr="00000000">
        <w:rPr>
          <w:rtl w:val="0"/>
        </w:rPr>
        <w:t xml:space="preserve">la apel de sistem și întoarcerea din apel de sistem nu este nevoie de schimbarea spațiului de adrese și deci, de TLB flush</w:t>
      </w:r>
    </w:p>
    <w:p w:rsidR="00000000" w:rsidDel="00000000" w:rsidP="00000000" w:rsidRDefault="00000000" w:rsidRPr="00000000" w14:paraId="000000A7">
      <w:pPr>
        <w:pageBreakBefore w:val="0"/>
        <w:rPr/>
      </w:pPr>
      <w:r w:rsidDel="00000000" w:rsidR="00000000" w:rsidRPr="00000000">
        <w:rPr>
          <w:rtl w:val="0"/>
        </w:rPr>
        <w:t xml:space="preserve">TLB flush e soluția cea mai simplă</w:t>
      </w:r>
    </w:p>
    <w:p w:rsidR="00000000" w:rsidDel="00000000" w:rsidP="00000000" w:rsidRDefault="00000000" w:rsidRPr="00000000" w14:paraId="000000A8">
      <w:pPr>
        <w:pageBreakBefore w:val="0"/>
        <w:rPr/>
      </w:pPr>
      <w:r w:rsidDel="00000000" w:rsidR="00000000" w:rsidRPr="00000000">
        <w:rPr>
          <w:rtl w:val="0"/>
        </w:rPr>
        <w:t xml:space="preserve">procesoarele moderne oferă precizarea unui identificator de spațiul de adresă (Address Space ID, ASID, pe ARM sau Process-Context ID, PCID, pe x86) pentru flush selectiv la nivelul TLB-ului când are loc un address space switch</w:t>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t xml:space="preserve">continuăm la cursul următor cu detalii despre memoria virtuală: demand paging, swapping, shared memory, file mapping, page replacement, thrashing</w:t>
      </w:r>
    </w:p>
    <w:p w:rsidR="00000000" w:rsidDel="00000000" w:rsidP="00000000" w:rsidRDefault="00000000" w:rsidRPr="00000000" w14:paraId="000000AB">
      <w:pPr>
        <w:pStyle w:val="Heading1"/>
        <w:pageBreakBefore w:val="0"/>
        <w:rPr/>
      </w:pPr>
      <w:bookmarkStart w:colFirst="0" w:colLast="0" w:name="_jggiejtdeo3m" w:id="15"/>
      <w:bookmarkEnd w:id="15"/>
      <w:r w:rsidDel="00000000" w:rsidR="00000000" w:rsidRPr="00000000">
        <w:rPr>
          <w:rtl w:val="0"/>
        </w:rPr>
        <w:t xml:space="preserve">Sumar</w:t>
      </w:r>
    </w:p>
    <w:p w:rsidR="00000000" w:rsidDel="00000000" w:rsidP="00000000" w:rsidRDefault="00000000" w:rsidRPr="00000000" w14:paraId="000000AC">
      <w:pPr>
        <w:pageBreakBefore w:val="0"/>
        <w:rPr/>
      </w:pPr>
      <w:r w:rsidDel="00000000" w:rsidR="00000000" w:rsidRPr="00000000">
        <w:rPr>
          <w:rtl w:val="0"/>
        </w:rPr>
        <w:t xml:space="preserve">memoria este folosită pentru a reține cod/instrucțiuni și date folosite de procesor</w:t>
      </w:r>
    </w:p>
    <w:p w:rsidR="00000000" w:rsidDel="00000000" w:rsidP="00000000" w:rsidRDefault="00000000" w:rsidRPr="00000000" w14:paraId="000000AD">
      <w:pPr>
        <w:pageBreakBefore w:val="0"/>
        <w:rPr/>
      </w:pPr>
      <w:r w:rsidDel="00000000" w:rsidR="00000000" w:rsidRPr="00000000">
        <w:rPr>
          <w:rtl w:val="0"/>
        </w:rPr>
        <w:t xml:space="preserve">memoria fizică (RAM) este mai înceată decât procesorul: folosim memorie cache</w:t>
      </w:r>
    </w:p>
    <w:p w:rsidR="00000000" w:rsidDel="00000000" w:rsidP="00000000" w:rsidRDefault="00000000" w:rsidRPr="00000000" w14:paraId="000000AE">
      <w:pPr>
        <w:pageBreakBefore w:val="0"/>
        <w:rPr/>
      </w:pPr>
      <w:r w:rsidDel="00000000" w:rsidR="00000000" w:rsidRPr="00000000">
        <w:rPr>
          <w:rtl w:val="0"/>
        </w:rPr>
        <w:t xml:space="preserve">pentru izolare și utilizare facilă folosim memorie virtuală</w:t>
      </w:r>
    </w:p>
    <w:p w:rsidR="00000000" w:rsidDel="00000000" w:rsidP="00000000" w:rsidRDefault="00000000" w:rsidRPr="00000000" w14:paraId="000000AF">
      <w:pPr>
        <w:pageBreakBefore w:val="0"/>
        <w:rPr/>
      </w:pPr>
      <w:r w:rsidDel="00000000" w:rsidR="00000000" w:rsidRPr="00000000">
        <w:rPr>
          <w:rtl w:val="0"/>
        </w:rPr>
        <w:t xml:space="preserve">fiecare proces are asociat un spațiu virtual de adrese compus din zone</w:t>
      </w:r>
    </w:p>
    <w:p w:rsidR="00000000" w:rsidDel="00000000" w:rsidP="00000000" w:rsidRDefault="00000000" w:rsidRPr="00000000" w14:paraId="000000B0">
      <w:pPr>
        <w:pageBreakBefore w:val="0"/>
        <w:rPr/>
      </w:pPr>
      <w:r w:rsidDel="00000000" w:rsidR="00000000" w:rsidRPr="00000000">
        <w:rPr>
          <w:rtl w:val="0"/>
        </w:rPr>
        <w:t xml:space="preserve">sistemul de operare asociază/mapează spațiul virtual de adrese al fiecărui proces la spațiul fizic (memorie RAM)</w:t>
      </w:r>
    </w:p>
    <w:p w:rsidR="00000000" w:rsidDel="00000000" w:rsidP="00000000" w:rsidRDefault="00000000" w:rsidRPr="00000000" w14:paraId="000000B1">
      <w:pPr>
        <w:pageBreakBefore w:val="0"/>
        <w:rPr/>
      </w:pPr>
      <w:r w:rsidDel="00000000" w:rsidR="00000000" w:rsidRPr="00000000">
        <w:rPr>
          <w:rtl w:val="0"/>
        </w:rPr>
        <w:t xml:space="preserve">o formă veche de translatare era segmentarea</w:t>
      </w:r>
    </w:p>
    <w:p w:rsidR="00000000" w:rsidDel="00000000" w:rsidP="00000000" w:rsidRDefault="00000000" w:rsidRPr="00000000" w14:paraId="000000B2">
      <w:pPr>
        <w:pageBreakBefore w:val="0"/>
        <w:rPr/>
      </w:pPr>
      <w:r w:rsidDel="00000000" w:rsidR="00000000" w:rsidRPr="00000000">
        <w:rPr>
          <w:rtl w:val="0"/>
        </w:rPr>
        <w:t xml:space="preserve">forma curentă este paginarea: împărțirea spațiului virtual și a spațiului fizic în pagini</w:t>
      </w:r>
    </w:p>
    <w:p w:rsidR="00000000" w:rsidDel="00000000" w:rsidP="00000000" w:rsidRDefault="00000000" w:rsidRPr="00000000" w14:paraId="000000B3">
      <w:pPr>
        <w:pageBreakBefore w:val="0"/>
        <w:rPr/>
      </w:pPr>
      <w:r w:rsidDel="00000000" w:rsidR="00000000" w:rsidRPr="00000000">
        <w:rPr>
          <w:rtl w:val="0"/>
        </w:rPr>
        <w:t xml:space="preserve">tabela de pagini face asocierea între pagini virtuale (pages) și pagini fizice (frames)</w:t>
      </w:r>
    </w:p>
    <w:p w:rsidR="00000000" w:rsidDel="00000000" w:rsidP="00000000" w:rsidRDefault="00000000" w:rsidRPr="00000000" w14:paraId="000000B4">
      <w:pPr>
        <w:pageBreakBefore w:val="0"/>
        <w:rPr/>
      </w:pPr>
      <w:r w:rsidDel="00000000" w:rsidR="00000000" w:rsidRPr="00000000">
        <w:rPr>
          <w:rtl w:val="0"/>
        </w:rPr>
        <w:t xml:space="preserve">translatarea este realizată de o componentă hardware (de pe procesor) numită MMU (Memory Management Unit)</w:t>
      </w:r>
    </w:p>
    <w:p w:rsidR="00000000" w:rsidDel="00000000" w:rsidP="00000000" w:rsidRDefault="00000000" w:rsidRPr="00000000" w14:paraId="000000B5">
      <w:pPr>
        <w:pageBreakBefore w:val="0"/>
        <w:rPr/>
      </w:pPr>
      <w:r w:rsidDel="00000000" w:rsidR="00000000" w:rsidRPr="00000000">
        <w:rPr>
          <w:rtl w:val="0"/>
        </w:rPr>
        <w:t xml:space="preserve">tabela de pagini este reținută în memorie și este: mare (ocupă spațiu) și înceată (accesarea tabelei de pagini înseamnă acces la memorie)</w:t>
      </w:r>
    </w:p>
    <w:p w:rsidR="00000000" w:rsidDel="00000000" w:rsidP="00000000" w:rsidRDefault="00000000" w:rsidRPr="00000000" w14:paraId="000000B6">
      <w:pPr>
        <w:pageBreakBefore w:val="0"/>
        <w:rPr/>
      </w:pPr>
      <w:r w:rsidDel="00000000" w:rsidR="00000000" w:rsidRPr="00000000">
        <w:rPr>
          <w:rtl w:val="0"/>
        </w:rPr>
        <w:t xml:space="preserve">PTBR (Page Table Base Register) reține adresa în memorie a tabelei de pagini pentru procesul curent</w:t>
      </w:r>
    </w:p>
    <w:p w:rsidR="00000000" w:rsidDel="00000000" w:rsidP="00000000" w:rsidRDefault="00000000" w:rsidRPr="00000000" w14:paraId="000000B7">
      <w:pPr>
        <w:pageBreakBefore w:val="0"/>
        <w:rPr/>
      </w:pPr>
      <w:r w:rsidDel="00000000" w:rsidR="00000000" w:rsidRPr="00000000">
        <w:rPr>
          <w:rtl w:val="0"/>
        </w:rPr>
        <w:t xml:space="preserve">tabela de pagini ierarhică combate dezavantajul spațiului ocupat în memorie de tabela de pagini clasică (neierarhică)</w:t>
      </w:r>
    </w:p>
    <w:p w:rsidR="00000000" w:rsidDel="00000000" w:rsidP="00000000" w:rsidRDefault="00000000" w:rsidRPr="00000000" w14:paraId="000000B8">
      <w:pPr>
        <w:pageBreakBefore w:val="0"/>
        <w:rPr/>
      </w:pPr>
      <w:r w:rsidDel="00000000" w:rsidR="00000000" w:rsidRPr="00000000">
        <w:rPr>
          <w:rtl w:val="0"/>
        </w:rPr>
        <w:t xml:space="preserve">TLB (Translation Lookaside Buffers) combate dezavantajul overhead-ului de translatare (nevoie de acces la memorie)</w:t>
      </w:r>
    </w:p>
    <w:p w:rsidR="00000000" w:rsidDel="00000000" w:rsidP="00000000" w:rsidRDefault="00000000" w:rsidRPr="00000000" w14:paraId="000000B9">
      <w:pPr>
        <w:pageBreakBefore w:val="0"/>
        <w:rPr/>
      </w:pPr>
      <w:r w:rsidDel="00000000" w:rsidR="00000000" w:rsidRPr="00000000">
        <w:rPr>
          <w:rtl w:val="0"/>
        </w:rPr>
        <w:t xml:space="preserve">este nevoie de TLB flush la address space switch, când se schimbă tabelele de pagini</w:t>
      </w:r>
    </w:p>
    <w:p w:rsidR="00000000" w:rsidDel="00000000" w:rsidP="00000000" w:rsidRDefault="00000000" w:rsidRPr="00000000" w14:paraId="000000BA">
      <w:pPr>
        <w:pageBreakBefore w:val="0"/>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