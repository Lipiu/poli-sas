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right="-1316.4566929133848"/>
        <w:rPr>
          <w:ins w:author="Daniela Ichim" w:id="2" w:date="2023-08-03T07:12:49Z"/>
        </w:rPr>
      </w:pPr>
      <w:ins w:author="Radu-Mihai Tudose" w:id="1" w:date="2026-01-25T14:37:21Z">
        <w:r w:rsidDel="00000000" w:rsidR="00000000" w:rsidRPr="00000000">
          <w:rPr>
            <w:rtl w:val="0"/>
          </w:rPr>
          <w:tab/>
        </w:r>
      </w:ins>
      <w:ins w:author="Daniela Ichim" w:id="2" w:date="2023-08-03T07:12:49Z">
        <w:bookmarkStart w:colFirst="0" w:colLast="0" w:name="_lt1oscow76bw" w:id="0"/>
        <w:bookmarkEnd w:id="0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pStyle w:val="Title"/>
        <w:pageBreakBefore w:val="0"/>
        <w:ind w:right="-1316.4566929133848"/>
        <w:rPr>
          <w:ins w:author="Daniela Ichim" w:id="2" w:date="2023-08-03T07:12:49Z"/>
        </w:rPr>
      </w:pPr>
      <w:ins w:author="Daniela Ichim" w:id="2" w:date="2023-08-03T07:12:49Z">
        <w:bookmarkStart w:colFirst="0" w:colLast="0" w:name="_hr502wj3z3k1" w:id="1"/>
        <w:bookmarkEnd w:id="1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pStyle w:val="Title"/>
        <w:pageBreakBefore w:val="0"/>
        <w:ind w:right="-1316.4566929133848"/>
        <w:rPr/>
        <w:pPrChange w:author="Ioana or not" w:id="0" w:date="2023-02-06T00:18:29Z">
          <w:pPr>
            <w:pStyle w:val="Title"/>
            <w:pageBreakBefore w:val="0"/>
          </w:pPr>
        </w:pPrChange>
      </w:pPr>
      <w:bookmarkStart w:colFirst="0" w:colLast="0" w:name="_3ym4bpc05cu2" w:id="2"/>
      <w:bookmarkEnd w:id="2"/>
      <w:r w:rsidDel="00000000" w:rsidR="00000000" w:rsidRPr="00000000">
        <w:rPr>
          <w:rtl w:val="0"/>
        </w:rPr>
        <w:t xml:space="preserve">Capitol 06: Memoria virtuală</w:t>
      </w:r>
    </w:p>
    <w:p w:rsidR="00000000" w:rsidDel="00000000" w:rsidP="00000000" w:rsidRDefault="00000000" w:rsidRPr="00000000" w14:paraId="00000004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4ec6nbsno5nn" w:id="3"/>
      <w:bookmarkEnd w:id="3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Sumar curs anterior</w:t>
      </w:r>
    </w:p>
    <w:p w:rsidR="00000000" w:rsidDel="00000000" w:rsidP="00000000" w:rsidRDefault="00000000" w:rsidRPr="00000000" w14:paraId="0000000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memoria este folosită pentru a reține cod/instrucțiuni și date folosite de procesor</w:t>
      </w:r>
    </w:p>
    <w:p w:rsidR="00000000" w:rsidDel="00000000" w:rsidP="00000000" w:rsidRDefault="00000000" w:rsidRPr="00000000" w14:paraId="0000000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memoria fizică (RAM) este mai înceată decât </w:t>
      </w:r>
      <w:ins w:author="cristi mihai" w:id="5" w:date="2025-06-21T18:39:00Z">
        <w:r w:rsidDel="00000000" w:rsidR="00000000" w:rsidRPr="00000000">
          <w:rPr>
            <w:rtl w:val="0"/>
            <w:rPrChange w:author="Anca Maria Colăcel" w:id="4" w:date="2023-02-07T13:03:16Z">
              <w:rPr/>
            </w:rPrChange>
          </w:rPr>
          <w:t xml:space="preserve">a </w:t>
        </w:r>
      </w:ins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procesorului: folosim memorie cache</w:t>
      </w:r>
    </w:p>
    <w:p w:rsidR="00000000" w:rsidDel="00000000" w:rsidP="00000000" w:rsidRDefault="00000000" w:rsidRPr="00000000" w14:paraId="0000000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pentru izolare și utilizare facilă folosim memorie virtuală</w:t>
      </w:r>
    </w:p>
    <w:p w:rsidR="00000000" w:rsidDel="00000000" w:rsidP="00000000" w:rsidRDefault="00000000" w:rsidRPr="00000000" w14:paraId="0000000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fiecare proces are asociat un spațiu virtual de adrese compus din zone</w:t>
      </w:r>
    </w:p>
    <w:p w:rsidR="00000000" w:rsidDel="00000000" w:rsidP="00000000" w:rsidRDefault="00000000" w:rsidRPr="00000000" w14:paraId="0000000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sistemul de operare asociază/mapează spațiul virtual de adrese al fiecărui proces la spațiul fizic (memorie RAM)</w:t>
      </w:r>
    </w:p>
    <w:p w:rsidR="00000000" w:rsidDel="00000000" w:rsidP="00000000" w:rsidRDefault="00000000" w:rsidRPr="00000000" w14:paraId="0000000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o formă veche de translatare era segmentarea</w:t>
      </w:r>
    </w:p>
    <w:p w:rsidR="00000000" w:rsidDel="00000000" w:rsidP="00000000" w:rsidRDefault="00000000" w:rsidRPr="00000000" w14:paraId="0000000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forma curentă este paginarea: împărțirea spațiului virtual și a spațiului fizic în pagini</w:t>
      </w:r>
    </w:p>
    <w:p w:rsidR="00000000" w:rsidDel="00000000" w:rsidP="00000000" w:rsidRDefault="00000000" w:rsidRPr="00000000" w14:paraId="0000000C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tabela de pagini face asocierea între pagini virtuale (pages) și pagini fizice (frames)</w:t>
      </w:r>
    </w:p>
    <w:p w:rsidR="00000000" w:rsidDel="00000000" w:rsidP="00000000" w:rsidRDefault="00000000" w:rsidRPr="00000000" w14:paraId="0000000D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translatarea este realizată de o componentă hardware (de pe procesor) numită MMU (Memory Management Unit)</w:t>
      </w:r>
      <w:ins w:author="Horea" w:id="6" w:date="2025-12-14T15:42:34Z">
        <w:r w:rsidDel="00000000" w:rsidR="00000000" w:rsidRPr="00000000">
          <w:rPr>
            <w:rtl w:val="0"/>
            <w:rPrChange w:author="Anca Maria Colăcel" w:id="4" w:date="2023-02-07T13:03:16Z">
              <w:rPr/>
            </w:rPrChange>
          </w:rPr>
          <w:t xml:space="preserve"> 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tabela de pagini este reținută în memorie și este: mare (ocupă spațiu) și înceată (accesarea tabelei de pagini înseamnă acces la memorie)</w:t>
      </w:r>
    </w:p>
    <w:p w:rsidR="00000000" w:rsidDel="00000000" w:rsidP="00000000" w:rsidRDefault="00000000" w:rsidRPr="00000000" w14:paraId="0000000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PTBR (Page Table Base Register) reține adresa în memorie a tabelei de pagini pentru procesul curent</w:t>
      </w:r>
    </w:p>
    <w:p w:rsidR="00000000" w:rsidDel="00000000" w:rsidP="00000000" w:rsidRDefault="00000000" w:rsidRPr="00000000" w14:paraId="0000001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tabela de pagini ierarhică combate dezavantajul spațiului ocupat în memorie de tabela de pagini clasică (neierarhică)</w:t>
      </w:r>
    </w:p>
    <w:p w:rsidR="00000000" w:rsidDel="00000000" w:rsidP="00000000" w:rsidRDefault="00000000" w:rsidRPr="00000000" w14:paraId="0000001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TLB (Translation Lookaside Buffers) combate dezavantajul overhead-ului de translatare (nevoie de acces la memorie)</w:t>
      </w:r>
    </w:p>
    <w:p w:rsidR="00000000" w:rsidDel="00000000" w:rsidP="00000000" w:rsidRDefault="00000000" w:rsidRPr="00000000" w14:paraId="0000001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este nevoie de TLB flush la address space switch, când se schimbă tabelele de pagini</w:t>
      </w:r>
    </w:p>
    <w:p w:rsidR="00000000" w:rsidDel="00000000" w:rsidP="00000000" w:rsidRDefault="00000000" w:rsidRPr="00000000" w14:paraId="00000013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9ak8rqim6ynl" w:id="4"/>
      <w:bookmarkEnd w:id="4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Spațiul virtual de adrese al unui proces</w:t>
      </w:r>
    </w:p>
    <w:p w:rsidR="00000000" w:rsidDel="00000000" w:rsidP="00000000" w:rsidRDefault="00000000" w:rsidRPr="00000000" w14:paraId="00000014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un proces are un spațiu virtual de adrese propriu</w:t>
      </w:r>
    </w:p>
    <w:p w:rsidR="00000000" w:rsidDel="00000000" w:rsidP="00000000" w:rsidRDefault="00000000" w:rsidRPr="00000000" w14:paraId="0000001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mecanismul de memorie virtuală asociază adrese virtuale cu adrese fizice, la nivel de pagini</w:t>
      </w:r>
    </w:p>
    <w:p w:rsidR="00000000" w:rsidDel="00000000" w:rsidP="00000000" w:rsidRDefault="00000000" w:rsidRPr="00000000" w14:paraId="0000001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zone de memorie virtuală:</w:t>
      </w:r>
    </w:p>
    <w:p w:rsidR="00000000" w:rsidDel="00000000" w:rsidP="00000000" w:rsidRDefault="00000000" w:rsidRPr="00000000" w14:paraId="0000001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alocate static (la load time): cod/text, rodata, data, </w:t>
      </w:r>
      <w:ins w:author="Ciprian Balanica" w:id="7" w:date="2023-08-28T23:29:56Z">
        <w:r w:rsidDel="00000000" w:rsidR="00000000" w:rsidRPr="00000000">
          <w:rPr>
            <w:rtl w:val="0"/>
            <w:rPrChange w:author="Anca Maria Colăcel" w:id="4" w:date="2023-02-07T13:03:16Z">
              <w:rPr/>
            </w:rPrChange>
          </w:rPr>
          <w:t xml:space="preserve">/</w:t>
        </w:r>
      </w:ins>
      <w:del w:author="Ciprian Balanica" w:id="7" w:date="2023-08-28T23:29:56Z">
        <w:r w:rsidDel="00000000" w:rsidR="00000000" w:rsidRPr="00000000">
          <w:rPr>
            <w:rtl w:val="0"/>
            <w:rPrChange w:author="Anca Maria Colăcel" w:id="4" w:date="2023-02-07T13:03:16Z">
              <w:rPr/>
            </w:rPrChange>
          </w:rPr>
          <w:delText xml:space="preserve">bss</w:delText>
        </w:r>
      </w:del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, biblioteci</w:t>
      </w:r>
    </w:p>
    <w:p w:rsidR="00000000" w:rsidDel="00000000" w:rsidP="00000000" w:rsidRDefault="00000000" w:rsidRPr="00000000" w14:paraId="0000001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alocate dinamic (la run time): biblioteci, stivă, heap</w:t>
      </w:r>
    </w:p>
    <w:p w:rsidR="00000000" w:rsidDel="00000000" w:rsidP="00000000" w:rsidRDefault="00000000" w:rsidRPr="00000000" w14:paraId="0000001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load time: momentul în care este pornit un proces, lansarea în execuție, când folosim ./a.out în linia de comandă, când se apelează exec()</w:t>
      </w:r>
    </w:p>
    <w:p w:rsidR="00000000" w:rsidDel="00000000" w:rsidP="00000000" w:rsidRDefault="00000000" w:rsidRPr="00000000" w14:paraId="0000001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run time: în momentul în care procesul rulează, se află în execuție; bibliotecile se încarcă dinamic cu apeluri de tipul dlopen() (POSIX) sau LoadLibrary (Windows)</w:t>
      </w:r>
    </w:p>
    <w:p w:rsidR="00000000" w:rsidDel="00000000" w:rsidP="00000000" w:rsidRDefault="00000000" w:rsidRPr="00000000" w14:paraId="0000001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alocarea comandată din program (de exemplu malloc()) în cadrul unei zone înseamnă alocare de memorie virtuală</w:t>
      </w:r>
    </w:p>
    <w:p w:rsidR="00000000" w:rsidDel="00000000" w:rsidP="00000000" w:rsidRDefault="00000000" w:rsidRPr="00000000" w14:paraId="0000001C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e6vklyvovl0z" w:id="5"/>
      <w:bookmarkEnd w:id="5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Alocarea la cerere (demand paging)</w:t>
      </w:r>
    </w:p>
    <w:p w:rsidR="00000000" w:rsidDel="00000000" w:rsidP="00000000" w:rsidRDefault="00000000" w:rsidRPr="00000000" w14:paraId="0000001D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alocă o pagină virtuală nouă (folosind un apel malloc() sau mmap() sau alocând pe stivă) nu e obligatoriu să alocăm și pagină fizică</w:t>
      </w:r>
    </w:p>
    <w:p w:rsidR="00000000" w:rsidDel="00000000" w:rsidP="00000000" w:rsidRDefault="00000000" w:rsidRPr="00000000" w14:paraId="0000001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spunem că "rezervăm" o pagină de memorie virtuală</w:t>
      </w:r>
    </w:p>
    <w:p w:rsidR="00000000" w:rsidDel="00000000" w:rsidP="00000000" w:rsidRDefault="00000000" w:rsidRPr="00000000" w14:paraId="0000001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amânăm alocarea efectivă (a paginii fizice) până la primul acces (lazy allocation)</w:t>
      </w:r>
    </w:p>
    <w:p w:rsidR="00000000" w:rsidDel="00000000" w:rsidP="00000000" w:rsidRDefault="00000000" w:rsidRPr="00000000" w14:paraId="0000002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numim acest proces de tip "lazy" on-demand paging (paginare/alocare la cerere) sau, mai simplu, demand paging memoriei: rezervare, alocare, mapare</w:t>
      </w:r>
    </w:p>
    <w:p w:rsidR="00000000" w:rsidDel="00000000" w:rsidP="00000000" w:rsidRDefault="00000000" w:rsidRPr="00000000" w14:paraId="0000002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spunem că rezervăm pagini virtuale, făra a avea neapărat corespondent într-o pagină fizică</w:t>
      </w:r>
    </w:p>
    <w:p w:rsidR="00000000" w:rsidDel="00000000" w:rsidP="00000000" w:rsidRDefault="00000000" w:rsidRPr="00000000" w14:paraId="0000002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rezervarea înseamnă marcarea paginii virtuale ca fiind folosite, în spațiul virtual de adrese al procesului</w:t>
      </w:r>
    </w:p>
    <w:p w:rsidR="00000000" w:rsidDel="00000000" w:rsidP="00000000" w:rsidRDefault="00000000" w:rsidRPr="00000000" w14:paraId="00000023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avem un prim acces, alocăm pagina fizică</w:t>
      </w:r>
    </w:p>
    <w:p w:rsidR="00000000" w:rsidDel="00000000" w:rsidP="00000000" w:rsidRDefault="00000000" w:rsidRPr="00000000" w14:paraId="00000024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o dată cu alocarea paginii fizice realizăm asocierea între pagina virtuală și pagina fizică, adică maparea</w:t>
      </w:r>
    </w:p>
    <w:p w:rsidR="00000000" w:rsidDel="00000000" w:rsidP="00000000" w:rsidRDefault="00000000" w:rsidRPr="00000000" w14:paraId="0000002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asocierea se face prin completarea intrării în tabela de pagini: în locul aferent paginii virtuale completăm adresa paginii fizice</w:t>
      </w:r>
    </w:p>
    <w:p w:rsidR="00000000" w:rsidDel="00000000" w:rsidP="00000000" w:rsidRDefault="00000000" w:rsidRPr="00000000" w14:paraId="00000026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w9s2eevccjx7" w:id="6"/>
      <w:bookmarkEnd w:id="6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Internele alocării la cerere (demand paging)</w:t>
      </w:r>
    </w:p>
    <w:p w:rsidR="00000000" w:rsidDel="00000000" w:rsidP="00000000" w:rsidRDefault="00000000" w:rsidRPr="00000000" w14:paraId="0000002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tabela de pagini e indexată după pagini virtuale: conține adresa paginii fizice corespunzătoare, un bit de validitate, biți de permisiuni</w:t>
      </w:r>
    </w:p>
    <w:p w:rsidR="00000000" w:rsidDel="00000000" w:rsidP="00000000" w:rsidRDefault="00000000" w:rsidRPr="00000000" w14:paraId="0000002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tabela de pagini e interpretată la nivel hardware de MMU (Memory Management Unit)</w:t>
      </w:r>
    </w:p>
    <w:p w:rsidR="00000000" w:rsidDel="00000000" w:rsidP="00000000" w:rsidRDefault="00000000" w:rsidRPr="00000000" w14:paraId="0000002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sistemul de operare păstrează informații suplimentare despre tabelele de pagini</w:t>
      </w:r>
    </w:p>
    <w:p w:rsidR="00000000" w:rsidDel="00000000" w:rsidP="00000000" w:rsidRDefault="00000000" w:rsidRPr="00000000" w14:paraId="0000002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se rezervă prima oară o pagină virtuală (la load time sau la run time), se marchează pagina ca nevalidă în tabela de pagini, și ca "validă-nemapată" în informațiile sistemului de operare</w:t>
      </w:r>
    </w:p>
    <w:p w:rsidR="00000000" w:rsidDel="00000000" w:rsidP="00000000" w:rsidRDefault="00000000" w:rsidRPr="00000000" w14:paraId="0000002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la primul acces, MMU generează excepție (intrarea în tabela de pagini este nevalidă), excepție e capturată de sistemul de operare, sistemul de operare alocă o pagină fizică, o completează în tabela de pagini și marchează intrarea validă (și în informațiile sale interne)</w:t>
      </w:r>
    </w:p>
    <w:p w:rsidR="00000000" w:rsidDel="00000000" w:rsidP="00000000" w:rsidRDefault="00000000" w:rsidRPr="00000000" w14:paraId="0000002C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excepția este numită page fault (excepție de acces la pagină)</w:t>
      </w:r>
    </w:p>
    <w:p w:rsidR="00000000" w:rsidDel="00000000" w:rsidP="00000000" w:rsidRDefault="00000000" w:rsidRPr="00000000" w14:paraId="0000002D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blmzl1lpvwom" w:id="7"/>
      <w:bookmarkEnd w:id="7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Page fault (excepție de acces la pagină)</w:t>
      </w:r>
    </w:p>
    <w:p w:rsidR="00000000" w:rsidDel="00000000" w:rsidP="00000000" w:rsidRDefault="00000000" w:rsidRPr="00000000" w14:paraId="0000002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se face acces la o pagină marcată "nevalidă" în tabela de pagini, MMU generează "page fault" către procesor</w:t>
      </w:r>
    </w:p>
    <w:p w:rsidR="00000000" w:rsidDel="00000000" w:rsidP="00000000" w:rsidRDefault="00000000" w:rsidRPr="00000000" w14:paraId="0000002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procesorul execută un page fault handler, o rutină de tratare înregistrată de sistemul de operare</w:t>
      </w:r>
    </w:p>
    <w:p w:rsidR="00000000" w:rsidDel="00000000" w:rsidP="00000000" w:rsidRDefault="00000000" w:rsidRPr="00000000" w14:paraId="0000003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sistemul de operare implementează în page fault handler mecanismul de demand paging și alte mecanisme precum swapping sau copy-on-write</w:t>
      </w:r>
    </w:p>
    <w:p w:rsidR="00000000" w:rsidDel="00000000" w:rsidP="00000000" w:rsidRDefault="00000000" w:rsidRPr="00000000" w14:paraId="0000003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dacă o pagină este "nevalidă" în tabela de pagini și este marcată ca "nevalidă/nealocată" în informațiile sistemului de operare se generează către procesul în cauză excepție de memorie de tipul "segmentation fault"</w:t>
      </w:r>
    </w:p>
    <w:p w:rsidR="00000000" w:rsidDel="00000000" w:rsidP="00000000" w:rsidRDefault="00000000" w:rsidRPr="00000000" w14:paraId="0000003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+demo cu page fault-uri pentru demand paging</w:t>
      </w:r>
    </w:p>
    <w:p w:rsidR="00000000" w:rsidDel="00000000" w:rsidP="00000000" w:rsidRDefault="00000000" w:rsidRPr="00000000" w14:paraId="00000033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vh8bh8t1vc9o" w:id="8"/>
      <w:bookmarkEnd w:id="8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Memorie partajată</w:t>
      </w:r>
    </w:p>
    <w:p w:rsidR="00000000" w:rsidDel="00000000" w:rsidP="00000000" w:rsidRDefault="00000000" w:rsidRPr="00000000" w14:paraId="00000034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două sau mai multe procese pot partaja pagini de memorie</w:t>
      </w:r>
    </w:p>
    <w:p w:rsidR="00000000" w:rsidDel="00000000" w:rsidP="00000000" w:rsidRDefault="00000000" w:rsidRPr="00000000" w14:paraId="0000003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intrările din fiecare tabelă de pagini (a fiecărui proces) referă aceeași pagină fizică</w:t>
      </w:r>
    </w:p>
    <w:p w:rsidR="00000000" w:rsidDel="00000000" w:rsidP="00000000" w:rsidRDefault="00000000" w:rsidRPr="00000000" w14:paraId="0000003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paginile virtuale pot diferi</w:t>
      </w:r>
    </w:p>
    <w:p w:rsidR="00000000" w:rsidDel="00000000" w:rsidP="00000000" w:rsidRDefault="00000000" w:rsidRPr="00000000" w14:paraId="0000003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 diagramă memorie partajată</w:t>
      </w:r>
    </w:p>
    <w:p w:rsidR="00000000" w:rsidDel="00000000" w:rsidP="00000000" w:rsidRDefault="00000000" w:rsidRPr="00000000" w14:paraId="0000003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este folositoare pentru partajarea codului de executabil sau pentru codul pentru biblioteci partajate: mai multe procese create din același executabil vor partaja zona de cod (zona code/text) și zona read-only (zona rodata); mai multe procese care folosesc aceeași bibliotecă partajată (shared library) vor partaja codul acelei biblioteci (zone code/text) și zona read-only (zona rodata)</w:t>
      </w:r>
    </w:p>
    <w:p w:rsidR="00000000" w:rsidDel="00000000" w:rsidP="00000000" w:rsidRDefault="00000000" w:rsidRPr="00000000" w14:paraId="0000003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nu se partajează datele bibliotecilor, sunt modificate de fiecare proces în parte și sunt proprii fiecărui proces</w:t>
      </w:r>
    </w:p>
    <w:p w:rsidR="00000000" w:rsidDel="00000000" w:rsidP="00000000" w:rsidRDefault="00000000" w:rsidRPr="00000000" w14:paraId="0000003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 diagramă pentru partajare zone + biblioteci</w:t>
      </w:r>
    </w:p>
    <w:p w:rsidR="00000000" w:rsidDel="00000000" w:rsidP="00000000" w:rsidRDefault="00000000" w:rsidRPr="00000000" w14:paraId="0000003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util atunci când este creat un proces copil folosind fork(); inițial se partajează *tot* spațiul fizic: fiecare dintre procesul părinte și procesul copil are un spațiu virtual propriu, adică o tabelă de pagini proprie; dar spațiile virtuale referă același spațiu fizic, adică tabelele de pagini au același conținut</w:t>
      </w:r>
    </w:p>
    <w:p w:rsidR="00000000" w:rsidDel="00000000" w:rsidP="00000000" w:rsidRDefault="00000000" w:rsidRPr="00000000" w14:paraId="0000003C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nkf1f78dnxcf" w:id="9"/>
      <w:bookmarkEnd w:id="9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copy-on-write</w:t>
      </w:r>
    </w:p>
    <w:p w:rsidR="00000000" w:rsidDel="00000000" w:rsidP="00000000" w:rsidRDefault="00000000" w:rsidRPr="00000000" w14:paraId="0000003D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tradițional, la fork() se crea un spațiu fizic nou, pentru noul proces, nu doar unul virtual; adică se face un duplicat al spațiului fizic și se populează în tabela de pagini a procesului copil nou creat</w:t>
      </w:r>
    </w:p>
    <w:p w:rsidR="00000000" w:rsidDel="00000000" w:rsidP="00000000" w:rsidRDefault="00000000" w:rsidRPr="00000000" w14:paraId="0000003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devine problematic pentru că de obicei după fork() se apelează exec() și se înlocuiește tot spațiul virtual și fizic, ceea ce înseamnă că duplicarea de la fork() a fost degeaba</w:t>
      </w:r>
    </w:p>
    <w:p w:rsidR="00000000" w:rsidDel="00000000" w:rsidP="00000000" w:rsidRDefault="00000000" w:rsidRPr="00000000" w14:paraId="0000003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soluția este folosirea mecanismului copy-on-write atunci când facem fork()</w:t>
      </w:r>
    </w:p>
    <w:p w:rsidR="00000000" w:rsidDel="00000000" w:rsidP="00000000" w:rsidRDefault="00000000" w:rsidRPr="00000000" w14:paraId="0000004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de când cu mecanismul copy-on-write, imediat după fork() fiecare spațiu virtual (al procesului părinte și al procesului copil) referă același spațiu fizic; nu se alocă spațiu fizic suplimentar (în afară de cel pentru noua tabelă de pagini)</w:t>
      </w:r>
    </w:p>
    <w:p w:rsidR="00000000" w:rsidDel="00000000" w:rsidP="00000000" w:rsidRDefault="00000000" w:rsidRPr="00000000" w14:paraId="0000004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procesul părinte și copil partajează întreg spațiul de adrese; e OK pentru zone non-writable (code/text și rodata) dar nu pentru zone writable</w:t>
      </w:r>
    </w:p>
    <w:p w:rsidR="00000000" w:rsidDel="00000000" w:rsidP="00000000" w:rsidRDefault="00000000" w:rsidRPr="00000000" w14:paraId="0000004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unul dintre procese realizează o scriere, pagina corespunzătoare este duplicată, se actualizează intrarea în tabela de pagini a procesului care a făcut scrierea: referă pagina nouă; modificarea are loc doar în pagina nouă</w:t>
      </w:r>
    </w:p>
    <w:p w:rsidR="00000000" w:rsidDel="00000000" w:rsidP="00000000" w:rsidRDefault="00000000" w:rsidRPr="00000000" w14:paraId="00000043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este o formă de operație "lazy" (similar demand paging): se amână duplicarea paginii până la primul acces de scriere</w:t>
      </w:r>
    </w:p>
    <w:p w:rsidR="00000000" w:rsidDel="00000000" w:rsidP="00000000" w:rsidRDefault="00000000" w:rsidRPr="00000000" w14:paraId="00000044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duplicarea nu are loc la apel de citire</w:t>
      </w:r>
    </w:p>
    <w:p w:rsidR="00000000" w:rsidDel="00000000" w:rsidP="00000000" w:rsidRDefault="00000000" w:rsidRPr="00000000" w14:paraId="0000004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în detaliu:</w:t>
      </w:r>
    </w:p>
    <w:p w:rsidR="00000000" w:rsidDel="00000000" w:rsidP="00000000" w:rsidRDefault="00000000" w:rsidRPr="00000000" w14:paraId="0000004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imediat după fork() paginile sunt marcate valide/read-only în tabela de pagini</w:t>
      </w:r>
    </w:p>
    <w:p w:rsidR="00000000" w:rsidDel="00000000" w:rsidP="00000000" w:rsidRDefault="00000000" w:rsidRPr="00000000" w14:paraId="0000004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la o acțiune de scriere MMU generează page fault și se apelează page fault handler-ul</w:t>
      </w:r>
    </w:p>
    <w:p w:rsidR="00000000" w:rsidDel="00000000" w:rsidP="00000000" w:rsidRDefault="00000000" w:rsidRPr="00000000" w14:paraId="0000004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în informațiile interne ale sistemului de operare pagina respectivă este marcată "validă/copy-on-write"</w:t>
      </w:r>
    </w:p>
    <w:p w:rsidR="00000000" w:rsidDel="00000000" w:rsidP="00000000" w:rsidRDefault="00000000" w:rsidRPr="00000000" w14:paraId="0000004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sistemul alocă o pagină fizică nouă, duplică în ea conținutul paginii inițiale și actualizează intrarea în tabela de pagini a procesului care a realizat scrierea, pagina este marcată read-write</w:t>
      </w:r>
    </w:p>
    <w:p w:rsidR="00000000" w:rsidDel="00000000" w:rsidP="00000000" w:rsidRDefault="00000000" w:rsidRPr="00000000" w14:paraId="0000004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* este reapelată instrucțiunea de scriere care a cauzat page fault-ul inițial și acum se face modificarea efectivă în pagina fizică nou alocată</w:t>
      </w:r>
    </w:p>
    <w:p w:rsidR="00000000" w:rsidDel="00000000" w:rsidP="00000000" w:rsidRDefault="00000000" w:rsidRPr="00000000" w14:paraId="0000004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dacă se fac mai multe apeluri fork() (mai multe procese copil sau nepot sau strănepot) acestea partajează toate spațiul fizic și au paginile marcate read-only; duplicarea paginii se întâmplă atunci când un proces realizează o acțiune de scriere ducând la actualizarea intrării în tabela de pagini a procesului; intrările în tabelele de pagini ale celorlalte procese nu se modifică</w:t>
      </w:r>
    </w:p>
    <w:p w:rsidR="00000000" w:rsidDel="00000000" w:rsidP="00000000" w:rsidRDefault="00000000" w:rsidRPr="00000000" w14:paraId="0000004C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principiul copy-on-write (acronimul COW) este întâlnit și în virtualizare (snapshot-restore, migrarea mașinilor virtuale) și în sisteme de versionare ale fișiere (reținerea versiunilor anterioare)</w:t>
      </w:r>
    </w:p>
    <w:p w:rsidR="00000000" w:rsidDel="00000000" w:rsidP="00000000" w:rsidRDefault="00000000" w:rsidRPr="00000000" w14:paraId="0000004D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zcngs7xpwvyn" w:id="10"/>
      <w:bookmarkEnd w:id="10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Swapping</w:t>
      </w:r>
    </w:p>
    <w:p w:rsidR="00000000" w:rsidDel="00000000" w:rsidP="00000000" w:rsidRDefault="00000000" w:rsidRPr="00000000" w14:paraId="0000004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memoria fizică fiind limitată există șansa să fie nevoie să alocăm o pagină fizică dar să nu fie disponibilă</w:t>
      </w:r>
    </w:p>
    <w:p w:rsidR="00000000" w:rsidDel="00000000" w:rsidP="00000000" w:rsidRDefault="00000000" w:rsidRPr="00000000" w14:paraId="0000004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o situație este să fie terminat un proces pentru a elibera spațiul fizic folosit de acesta (out-of-memory handler, numit și OOM)</w:t>
      </w:r>
    </w:p>
    <w:p w:rsidR="00000000" w:rsidDel="00000000" w:rsidP="00000000" w:rsidRDefault="00000000" w:rsidRPr="00000000" w14:paraId="0000005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soluția folosită în sistemele de operare moderne este folosirea spațiului de swap</w:t>
      </w:r>
    </w:p>
    <w:p w:rsidR="00000000" w:rsidDel="00000000" w:rsidP="00000000" w:rsidRDefault="00000000" w:rsidRPr="00000000" w14:paraId="0000005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spațiul de swap este o zonă din memoria secundară (disc, zonă persistentă) folosită ca suport de stocare a paginilor</w:t>
      </w:r>
    </w:p>
    <w:p w:rsidR="00000000" w:rsidDel="00000000" w:rsidP="00000000" w:rsidRDefault="00000000" w:rsidRPr="00000000" w14:paraId="0000005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nu există o pagină fizică disponibilă, se alege o pagină fizică și se evacuează în spațiul de swap: swap out</w:t>
      </w:r>
    </w:p>
    <w:p w:rsidR="00000000" w:rsidDel="00000000" w:rsidP="00000000" w:rsidRDefault="00000000" w:rsidRPr="00000000" w14:paraId="00000053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pagina eliberată e marcată nevalidă în tabela de pagini și "validă-swapped out" în informațiile procesului</w:t>
      </w:r>
    </w:p>
    <w:p w:rsidR="00000000" w:rsidDel="00000000" w:rsidP="00000000" w:rsidRDefault="00000000" w:rsidRPr="00000000" w14:paraId="00000054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pagina fizică este acum mapată în spațiul virtual de adrese al procesului care a avut nevoie de ea; dacă este o pagină nouă, ideal se umple cu zero-uri, pentru a preveni information leak din primul proces</w:t>
      </w:r>
    </w:p>
    <w:p w:rsidR="00000000" w:rsidDel="00000000" w:rsidP="00000000" w:rsidRDefault="00000000" w:rsidRPr="00000000" w14:paraId="0000005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 diagramă cu swap out</w:t>
      </w:r>
    </w:p>
    <w:p w:rsidR="00000000" w:rsidDel="00000000" w:rsidP="00000000" w:rsidRDefault="00000000" w:rsidRPr="00000000" w14:paraId="0000005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se accesează o pagină swapată, MMU generează page fault (este marcată nevalidă în tabela de pagini)</w:t>
      </w:r>
    </w:p>
    <w:p w:rsidR="00000000" w:rsidDel="00000000" w:rsidP="00000000" w:rsidRDefault="00000000" w:rsidRPr="00000000" w14:paraId="0000005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se găsește o pagină liberă (potențial se face swap out la o pagină) și se face swap in (se aduce pagina necesară din swap)</w:t>
      </w:r>
    </w:p>
    <w:p w:rsidR="00000000" w:rsidDel="00000000" w:rsidP="00000000" w:rsidRDefault="00000000" w:rsidRPr="00000000" w14:paraId="0000005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 diagramă cu swap in</w:t>
      </w:r>
    </w:p>
    <w:p w:rsidR="00000000" w:rsidDel="00000000" w:rsidP="00000000" w:rsidRDefault="00000000" w:rsidRPr="00000000" w14:paraId="0000005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spațiul de swap e o partiție dedicată (pe Linux) sau o zonă dintr-o partiție dată (pe Windows)</w:t>
      </w:r>
    </w:p>
    <w:p w:rsidR="00000000" w:rsidDel="00000000" w:rsidP="00000000" w:rsidRDefault="00000000" w:rsidRPr="00000000" w14:paraId="0000005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dacă există o utilizare intensă a memoriei fizice apar operații de swap out/swap in dese</w:t>
      </w:r>
    </w:p>
    <w:p w:rsidR="00000000" w:rsidDel="00000000" w:rsidP="00000000" w:rsidRDefault="00000000" w:rsidRPr="00000000" w14:paraId="0000005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apar des operații de swap out/swap in, paginile sunt înlocuite foarte des și se consumă timp în schimbarea lor</w:t>
      </w:r>
    </w:p>
    <w:p w:rsidR="00000000" w:rsidDel="00000000" w:rsidP="00000000" w:rsidRDefault="00000000" w:rsidRPr="00000000" w14:paraId="0000005C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numim acest fenomen thrashing, este prezent și la folosirea memoriei cache</w:t>
      </w:r>
    </w:p>
    <w:p w:rsidR="00000000" w:rsidDel="00000000" w:rsidP="00000000" w:rsidRDefault="00000000" w:rsidRPr="00000000" w14:paraId="0000005D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rbc8ygh39idt" w:id="11"/>
      <w:bookmarkEnd w:id="11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Algoritmi de înlocuire de pagini</w:t>
      </w:r>
    </w:p>
    <w:p w:rsidR="00000000" w:rsidDel="00000000" w:rsidP="00000000" w:rsidRDefault="00000000" w:rsidRPr="00000000" w14:paraId="0000005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atunci când o pagină trebuie evacuată pe spațiul de swap (swap out), trebuie găsită o pagina potrivită</w:t>
      </w:r>
    </w:p>
    <w:p w:rsidR="00000000" w:rsidDel="00000000" w:rsidP="00000000" w:rsidRDefault="00000000" w:rsidRPr="00000000" w14:paraId="0000005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alegerea paginii de evacuat ține, în general, cont de cât de recent a fost modificată și cât de recent a fost folosită</w:t>
      </w:r>
    </w:p>
    <w:p w:rsidR="00000000" w:rsidDel="00000000" w:rsidP="00000000" w:rsidRDefault="00000000" w:rsidRPr="00000000" w14:paraId="0000006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paginile au în general un bit (dirty) care spune că a fost modificată</w:t>
      </w:r>
    </w:p>
    <w:p w:rsidR="00000000" w:rsidDel="00000000" w:rsidP="00000000" w:rsidRDefault="00000000" w:rsidRPr="00000000" w14:paraId="0000006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se preferă paginile care au fost cel mai puțin recent utilizate (least recently used)</w:t>
      </w:r>
    </w:p>
    <w:p w:rsidR="00000000" w:rsidDel="00000000" w:rsidP="00000000" w:rsidRDefault="00000000" w:rsidRPr="00000000" w14:paraId="0000006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paginile care nu au fost modificate și sunt deja pe swap nu trebuie să fie swapped out la înlocuire; conținutul lor este deja acolo</w:t>
      </w:r>
    </w:p>
    <w:p w:rsidR="00000000" w:rsidDel="00000000" w:rsidP="00000000" w:rsidRDefault="00000000" w:rsidRPr="00000000" w14:paraId="00000063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thrashing</w:t>
      </w:r>
    </w:p>
    <w:p w:rsidR="00000000" w:rsidDel="00000000" w:rsidP="00000000" w:rsidRDefault="00000000" w:rsidRPr="00000000" w14:paraId="00000064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vtzbcgxdvgxe" w:id="12"/>
      <w:bookmarkEnd w:id="12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Maparea fișierelor</w:t>
      </w:r>
    </w:p>
    <w:p w:rsidR="00000000" w:rsidDel="00000000" w:rsidP="00000000" w:rsidRDefault="00000000" w:rsidRPr="00000000" w14:paraId="0000006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pentru a simplifica lucrul cu fișierele, acestea pot fi mapate în spațiul de adresă al unui proces</w:t>
      </w:r>
    </w:p>
    <w:p w:rsidR="00000000" w:rsidDel="00000000" w:rsidP="00000000" w:rsidRDefault="00000000" w:rsidRPr="00000000" w14:paraId="0000006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adică scrierea într-o pagină virtuală conduce la scrierea în blocul corespunzător de pe disc al procesului</w:t>
      </w:r>
    </w:p>
    <w:p w:rsidR="00000000" w:rsidDel="00000000" w:rsidP="00000000" w:rsidRDefault="00000000" w:rsidRPr="00000000" w14:paraId="0000006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are loc uzual pentru fișiere executabile și biblioteci partajate: sunt mapate în spațiul virtual al proceselor</w:t>
      </w:r>
    </w:p>
    <w:p w:rsidR="00000000" w:rsidDel="00000000" w:rsidP="00000000" w:rsidRDefault="00000000" w:rsidRPr="00000000" w14:paraId="0000006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 demo cu pmap care arată numele fișierelor</w:t>
      </w:r>
    </w:p>
    <w:p w:rsidR="00000000" w:rsidDel="00000000" w:rsidP="00000000" w:rsidRDefault="00000000" w:rsidRPr="00000000" w14:paraId="0000006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+ demo cu lsof și vizualizarea zonelor de tip "txt"</w:t>
      </w:r>
    </w:p>
    <w:p w:rsidR="00000000" w:rsidDel="00000000" w:rsidP="00000000" w:rsidRDefault="00000000" w:rsidRPr="00000000" w14:paraId="0000006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operațiile cu fișierele sunt acum operații cu memoria, nu mai sunt apeluri de sistem read/write</w:t>
      </w:r>
    </w:p>
    <w:p w:rsidR="00000000" w:rsidDel="00000000" w:rsidP="00000000" w:rsidRDefault="00000000" w:rsidRPr="00000000" w14:paraId="0000006B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avantaje: overhead scăzut temporal (nu se fac apeluri de sistem) și spațial (nu se alocă buffere în user space pentru apelurile read/write)</w:t>
      </w:r>
    </w:p>
    <w:p w:rsidR="00000000" w:rsidDel="00000000" w:rsidP="00000000" w:rsidRDefault="00000000" w:rsidRPr="00000000" w14:paraId="0000006C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dezavataj: fișierele trebuie să aibă dimensiunea știută pentru mapare, nu se poate crește dimensiunea (cum se întâmplă atunci când folosim write() pentru a scrie dincolo de dimensiunea fișierului)</w:t>
      </w:r>
    </w:p>
    <w:p w:rsidR="00000000" w:rsidDel="00000000" w:rsidP="00000000" w:rsidRDefault="00000000" w:rsidRPr="00000000" w14:paraId="0000006D">
      <w:pPr>
        <w:pStyle w:val="Heading1"/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Style w:val="Heading1"/>
            <w:pageBreakBefore w:val="0"/>
          </w:pPr>
        </w:pPrChange>
      </w:pPr>
      <w:bookmarkStart w:colFirst="0" w:colLast="0" w:name="_wtihumwrsmnl" w:id="13"/>
      <w:bookmarkEnd w:id="13"/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Sumar</w:t>
      </w:r>
    </w:p>
    <w:p w:rsidR="00000000" w:rsidDel="00000000" w:rsidP="00000000" w:rsidRDefault="00000000" w:rsidRPr="00000000" w14:paraId="0000006E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spațiul virtual de adrese al procesului e compus din zone statice și dinamice, zone read-only și read-write</w:t>
      </w:r>
    </w:p>
    <w:p w:rsidR="00000000" w:rsidDel="00000000" w:rsidP="00000000" w:rsidRDefault="00000000" w:rsidRPr="00000000" w14:paraId="0000006F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în general, paginile fizice nu se alocă la comanda de alocare a utilizatorului ci la primul access: demand paging</w:t>
      </w:r>
    </w:p>
    <w:p w:rsidR="00000000" w:rsidDel="00000000" w:rsidP="00000000" w:rsidRDefault="00000000" w:rsidRPr="00000000" w14:paraId="00000070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tabela de pagini are marcată intrarea nevalidă, urmând ca informațiile sistemului de operare să știe că e vorba de acces nevalid sau demand paging</w:t>
      </w:r>
    </w:p>
    <w:p w:rsidR="00000000" w:rsidDel="00000000" w:rsidP="00000000" w:rsidRDefault="00000000" w:rsidRPr="00000000" w14:paraId="00000071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se fac în ordine: rezervarea unei pagini virtuale, alocarea unei pagini fizice, maparea paginii fizice la pagina virtuală</w:t>
      </w:r>
    </w:p>
    <w:p w:rsidR="00000000" w:rsidDel="00000000" w:rsidP="00000000" w:rsidRDefault="00000000" w:rsidRPr="00000000" w14:paraId="00000072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un acces la o pagină marcată nevalidă face ca MMU să transmită o excepție de acces la pagină numită page fault, care apelează un page fault handler înregistrat de sistemul de operare</w:t>
      </w:r>
    </w:p>
    <w:p w:rsidR="00000000" w:rsidDel="00000000" w:rsidP="00000000" w:rsidRDefault="00000000" w:rsidRPr="00000000" w14:paraId="00000073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zonele read-only sunt partajate între procese</w:t>
      </w:r>
    </w:p>
    <w:p w:rsidR="00000000" w:rsidDel="00000000" w:rsidP="00000000" w:rsidRDefault="00000000" w:rsidRPr="00000000" w14:paraId="00000074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inițial la fork() procesul părinte și procesul copil partajează toate paginile fizice</w:t>
      </w:r>
    </w:p>
    <w:p w:rsidR="00000000" w:rsidDel="00000000" w:rsidP="00000000" w:rsidRDefault="00000000" w:rsidRPr="00000000" w14:paraId="00000075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imediat după fork(), paginile fizice sunt marcate read-only; la primul acces are loc copy-on-write: duplicarea paginii și marcarea acesteia read-write în procesul ce a generat acțiunea de scriere</w:t>
      </w:r>
    </w:p>
    <w:p w:rsidR="00000000" w:rsidDel="00000000" w:rsidP="00000000" w:rsidRDefault="00000000" w:rsidRPr="00000000" w14:paraId="00000076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pentru a preveni epuizarea spațiului fizic de memorie, se extinde prin folosire spațiului de swap</w:t>
      </w:r>
    </w:p>
    <w:p w:rsidR="00000000" w:rsidDel="00000000" w:rsidP="00000000" w:rsidRDefault="00000000" w:rsidRPr="00000000" w14:paraId="00000077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swap out: evacuarea unei pagini fizice pe swap</w:t>
      </w:r>
    </w:p>
    <w:p w:rsidR="00000000" w:rsidDel="00000000" w:rsidP="00000000" w:rsidRDefault="00000000" w:rsidRPr="00000000" w14:paraId="00000078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swap in: readucerea unei pagini din swap în memoria fizică</w:t>
      </w:r>
    </w:p>
    <w:p w:rsidR="00000000" w:rsidDel="00000000" w:rsidP="00000000" w:rsidRDefault="00000000" w:rsidRPr="00000000" w14:paraId="00000079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dacă au loc operații de swap in și swap out pe aceeași pagină, sistemul devine ineficient, apare fenomenul de thrashing</w:t>
      </w:r>
    </w:p>
    <w:p w:rsidR="00000000" w:rsidDel="00000000" w:rsidP="00000000" w:rsidRDefault="00000000" w:rsidRPr="00000000" w14:paraId="0000007A">
      <w:pPr>
        <w:pageBreakBefore w:val="0"/>
        <w:ind w:right="-1316.4566929133848"/>
        <w:rPr>
          <w:rPrChange w:author="Anca Maria Colăcel" w:id="4" w:date="2023-02-07T13:03:16Z">
            <w:rPr/>
          </w:rPrChange>
        </w:rPr>
        <w:pPrChange w:author="Ioana or not" w:id="0" w:date="2023-02-06T00:18:29Z">
          <w:pPr>
            <w:pageBreakBefore w:val="0"/>
          </w:pPr>
        </w:pPrChange>
      </w:pPr>
      <w:r w:rsidDel="00000000" w:rsidR="00000000" w:rsidRPr="00000000">
        <w:rPr>
          <w:rtl w:val="0"/>
          <w:rPrChange w:author="Anca Maria Colăcel" w:id="4" w:date="2023-02-07T13:03:16Z">
            <w:rPr/>
          </w:rPrChange>
        </w:rPr>
        <w:t xml:space="preserve">fișierele pot fi mapate în spațiul virtual de adrese al procesului pentru eficiență temporală și spațială: este cazul fișierelor executabile și al bibliotecilor partajate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  <w:sectPrChange w:author="Iulian Neacsu" w:id="0" w:date="2023-02-02T23:10:50Z">
        <w:sectPr w:rsidR="000000" w:rsidDel="000000" w:rsidRPr="000000" w:rsidSect="000000">
          <w:pgMar w:bottom="1440" w:top="1440" w:left="1440" w:right="1440" w:header="720" w:footer="720"/>
          <w:pgNumType w:start="1"/>
          <w:pgSz w:h="16838" w:w="11906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>
        <w:ins w:author="Iulian Neacsu" w:id="8" w:date="2023-02-02T23:10:50Z"/>
        <w:rPrChange w:author="Iulian Neacsu" w:id="0" w:date="2023-02-02T23:10:50Z">
          <w:rPr/>
        </w:rPrChange>
      </w:rPr>
    </w:pPr>
    <w:ins w:author="Iulian Neacsu" w:id="8" w:date="2023-02-02T23:10:50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