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ind w:firstLine="720"/>
        <w:rPr/>
        <w:pPrChange w:author="Ionut Becheru" w:id="0" w:date="2024-05-12T18:00:55Z">
          <w:pPr>
            <w:pStyle w:val="Title"/>
            <w:pageBreakBefore w:val="0"/>
          </w:pPr>
        </w:pPrChange>
      </w:pPr>
      <w:bookmarkStart w:colFirst="0" w:colLast="0" w:name="_j3q0n5nyzpqq" w:id="0"/>
      <w:bookmarkEnd w:id="0"/>
      <w:ins w:author="Vlad" w:id="0" w:date="2024-05-14T12:27:15Z">
        <w:r w:rsidDel="00000000" w:rsidR="00000000" w:rsidRPr="00000000">
          <w:rPr>
            <w:rtl w:val="0"/>
          </w:rPr>
          <w:t xml:space="preserve">                                                                                                                                                                                                                                                                                                                                                                                                                                                                                                                                                                                                                                                                                                                                                                                                                                                                                                                                            </w:t>
        </w:r>
      </w:ins>
      <w:ins w:author="Anonymous" w:id="1" w:date="2023-02-07T09:54:17Z">
        <w:del w:author="Anonymous" w:id="2" w:date="2023-06-17T08:39:27Z">
          <w:r w:rsidDel="00000000" w:rsidR="00000000" w:rsidRPr="00000000">
            <w:rPr>
              <w:rtl w:val="0"/>
            </w:rPr>
            <w:delText xml:space="preserve">s</w:delText>
          </w:r>
          <w:r w:rsidDel="00000000" w:rsidR="00000000" w:rsidRPr="00000000">
            <w:rPr>
              <w:rtl w:val="0"/>
            </w:rPr>
            <w:delText xml:space="preserve">s</w:delText>
          </w:r>
        </w:del>
      </w:ins>
      <w:r w:rsidDel="00000000" w:rsidR="00000000" w:rsidRPr="00000000">
        <w:rPr>
          <w:rtl w:val="0"/>
        </w:rPr>
        <w:t xml:space="preserve">Capitol 07: Analiza executabilelor și proceselor</w:t>
      </w:r>
    </w:p>
    <w:p w:rsidR="00000000" w:rsidDel="00000000" w:rsidP="00000000" w:rsidRDefault="00000000" w:rsidRPr="00000000" w14:paraId="00000002">
      <w:pPr>
        <w:pStyle w:val="Heading1"/>
        <w:pageBreakBefore w:val="0"/>
        <w:rPr/>
      </w:pPr>
      <w:bookmarkStart w:colFirst="0" w:colLast="0" w:name="_dwotthnmqwk1" w:id="1"/>
      <w:bookmarkEnd w:id="1"/>
      <w:r w:rsidDel="00000000" w:rsidR="00000000" w:rsidRPr="00000000">
        <w:rPr>
          <w:rtl w:val="0"/>
        </w:rPr>
        <w:t xml:space="preserve">Sumar curs anterior</w:t>
      </w:r>
    </w:p>
    <w:p w:rsidR="00000000" w:rsidDel="00000000" w:rsidP="00000000" w:rsidRDefault="00000000" w:rsidRPr="00000000" w14:paraId="00000003">
      <w:pPr>
        <w:pageBreakBefore w:val="0"/>
        <w:rPr/>
      </w:pPr>
      <w:r w:rsidDel="00000000" w:rsidR="00000000" w:rsidRPr="00000000">
        <w:rPr>
          <w:rtl w:val="0"/>
        </w:rPr>
        <w:t xml:space="preserve">spațiul virtual de adrese al procesului e compus din zone statice și dinamice, zone read-only și read-write</w:t>
      </w:r>
    </w:p>
    <w:p w:rsidR="00000000" w:rsidDel="00000000" w:rsidP="00000000" w:rsidRDefault="00000000" w:rsidRPr="00000000" w14:paraId="00000004">
      <w:pPr>
        <w:pageBreakBefore w:val="0"/>
        <w:rPr/>
      </w:pPr>
      <w:r w:rsidDel="00000000" w:rsidR="00000000" w:rsidRPr="00000000">
        <w:rPr>
          <w:rtl w:val="0"/>
        </w:rPr>
        <w:t xml:space="preserve">în general, paginile fizice nu se alocă la comanda de alocare a utilizatorului ci la primul access: demand paging</w:t>
      </w:r>
    </w:p>
    <w:p w:rsidR="00000000" w:rsidDel="00000000" w:rsidP="00000000" w:rsidRDefault="00000000" w:rsidRPr="00000000" w14:paraId="00000005">
      <w:pPr>
        <w:pageBreakBefore w:val="0"/>
        <w:rPr/>
      </w:pPr>
      <w:r w:rsidDel="00000000" w:rsidR="00000000" w:rsidRPr="00000000">
        <w:rPr>
          <w:rtl w:val="0"/>
        </w:rPr>
        <w:t xml:space="preserve">tabela de pagini are marcată intrarea nevalidă, urmând ca informațiile sistemului de operare să știe că e vorba de acces nevalid sau demand paging</w:t>
      </w:r>
    </w:p>
    <w:p w:rsidR="00000000" w:rsidDel="00000000" w:rsidP="00000000" w:rsidRDefault="00000000" w:rsidRPr="00000000" w14:paraId="00000006">
      <w:pPr>
        <w:pageBreakBefore w:val="0"/>
        <w:rPr/>
      </w:pPr>
      <w:r w:rsidDel="00000000" w:rsidR="00000000" w:rsidRPr="00000000">
        <w:rPr>
          <w:rtl w:val="0"/>
        </w:rPr>
        <w:t xml:space="preserve">se fac în ordine: rezervarea unei pagini virtuale, alocarea unei pagini fizice, maparea paginii fizice la pagina virtuală</w:t>
      </w:r>
    </w:p>
    <w:p w:rsidR="00000000" w:rsidDel="00000000" w:rsidP="00000000" w:rsidRDefault="00000000" w:rsidRPr="00000000" w14:paraId="00000007">
      <w:pPr>
        <w:pageBreakBefore w:val="0"/>
        <w:rPr/>
      </w:pPr>
      <w:r w:rsidDel="00000000" w:rsidR="00000000" w:rsidRPr="00000000">
        <w:rPr>
          <w:rtl w:val="0"/>
        </w:rPr>
        <w:t xml:space="preserve">un acces la o pagină marcată nevalidă face ca MMU să transmită o excepție de acces la pagină numită page fault, care apelează un page fault handler înregistrat de sistemul de operare</w:t>
      </w:r>
    </w:p>
    <w:p w:rsidR="00000000" w:rsidDel="00000000" w:rsidP="00000000" w:rsidRDefault="00000000" w:rsidRPr="00000000" w14:paraId="00000008">
      <w:pPr>
        <w:pageBreakBefore w:val="0"/>
        <w:rPr/>
      </w:pPr>
      <w:r w:rsidDel="00000000" w:rsidR="00000000" w:rsidRPr="00000000">
        <w:rPr>
          <w:rtl w:val="0"/>
        </w:rPr>
        <w:t xml:space="preserve">zonele read-only sunt partajate între procese</w:t>
      </w:r>
    </w:p>
    <w:p w:rsidR="00000000" w:rsidDel="00000000" w:rsidP="00000000" w:rsidRDefault="00000000" w:rsidRPr="00000000" w14:paraId="00000009">
      <w:pPr>
        <w:pageBreakBefore w:val="0"/>
        <w:rPr/>
      </w:pPr>
      <w:r w:rsidDel="00000000" w:rsidR="00000000" w:rsidRPr="00000000">
        <w:rPr>
          <w:rtl w:val="0"/>
        </w:rPr>
        <w:t xml:space="preserve">inițial la fork() procesul părinte și procesul copil partajează toate paginile fizice</w:t>
      </w:r>
    </w:p>
    <w:p w:rsidR="00000000" w:rsidDel="00000000" w:rsidP="00000000" w:rsidRDefault="00000000" w:rsidRPr="00000000" w14:paraId="0000000A">
      <w:pPr>
        <w:pageBreakBefore w:val="0"/>
        <w:rPr/>
      </w:pPr>
      <w:r w:rsidDel="00000000" w:rsidR="00000000" w:rsidRPr="00000000">
        <w:rPr>
          <w:rtl w:val="0"/>
        </w:rPr>
        <w:t xml:space="preserve">imediat după fork(), paginile fizice sunt marcate read-only; la primul acces are loc copy-on-write: duplicarea paginii și marcarea acesteia read-write în procesul ce a generat acțiunea de scriere</w:t>
      </w:r>
    </w:p>
    <w:p w:rsidR="00000000" w:rsidDel="00000000" w:rsidP="00000000" w:rsidRDefault="00000000" w:rsidRPr="00000000" w14:paraId="0000000B">
      <w:pPr>
        <w:pageBreakBefore w:val="0"/>
        <w:rPr/>
      </w:pPr>
      <w:r w:rsidDel="00000000" w:rsidR="00000000" w:rsidRPr="00000000">
        <w:rPr>
          <w:rtl w:val="0"/>
        </w:rPr>
        <w:t xml:space="preserve">pentru a preveni epuizarea spațiului fizic de memorie, se extinde prin folosire spațiului de swap</w:t>
      </w:r>
    </w:p>
    <w:p w:rsidR="00000000" w:rsidDel="00000000" w:rsidP="00000000" w:rsidRDefault="00000000" w:rsidRPr="00000000" w14:paraId="0000000C">
      <w:pPr>
        <w:pageBreakBefore w:val="0"/>
        <w:rPr/>
      </w:pPr>
      <w:r w:rsidDel="00000000" w:rsidR="00000000" w:rsidRPr="00000000">
        <w:rPr>
          <w:rtl w:val="0"/>
        </w:rPr>
        <w:t xml:space="preserve">swap out: evacuarea unei pagini fizice pe swap</w:t>
      </w:r>
    </w:p>
    <w:p w:rsidR="00000000" w:rsidDel="00000000" w:rsidP="00000000" w:rsidRDefault="00000000" w:rsidRPr="00000000" w14:paraId="0000000D">
      <w:pPr>
        <w:pageBreakBefore w:val="0"/>
        <w:rPr/>
      </w:pPr>
      <w:r w:rsidDel="00000000" w:rsidR="00000000" w:rsidRPr="00000000">
        <w:rPr>
          <w:rtl w:val="0"/>
        </w:rPr>
        <w:t xml:space="preserve">swap in: readucerea unei pagini din swap în memoria fizică</w:t>
      </w:r>
    </w:p>
    <w:p w:rsidR="00000000" w:rsidDel="00000000" w:rsidP="00000000" w:rsidRDefault="00000000" w:rsidRPr="00000000" w14:paraId="0000000E">
      <w:pPr>
        <w:pageBreakBefore w:val="0"/>
        <w:rPr/>
      </w:pPr>
      <w:r w:rsidDel="00000000" w:rsidR="00000000" w:rsidRPr="00000000">
        <w:rPr>
          <w:rtl w:val="0"/>
        </w:rPr>
        <w:t xml:space="preserve">dacă au loc operații de swap in și swap out pe aceeași pagină, sistemul devine ineficient, apare fenomenul de thrashing</w:t>
      </w:r>
    </w:p>
    <w:p w:rsidR="00000000" w:rsidDel="00000000" w:rsidP="00000000" w:rsidRDefault="00000000" w:rsidRPr="00000000" w14:paraId="0000000F">
      <w:pPr>
        <w:pageBreakBefore w:val="0"/>
        <w:rPr/>
      </w:pPr>
      <w:r w:rsidDel="00000000" w:rsidR="00000000" w:rsidRPr="00000000">
        <w:rPr>
          <w:rtl w:val="0"/>
        </w:rPr>
        <w:t xml:space="preserve">fișierele pot fi mapate în spațiul virtual de adrese al procesului pentru eficiență temporală și spațială: este cazul fișierelor executabile și al bibliotecilor partajate</w:t>
      </w:r>
    </w:p>
    <w:p w:rsidR="00000000" w:rsidDel="00000000" w:rsidP="00000000" w:rsidRDefault="00000000" w:rsidRPr="00000000" w14:paraId="00000010">
      <w:pPr>
        <w:pStyle w:val="Heading1"/>
        <w:pageBreakBefore w:val="0"/>
        <w:rPr/>
      </w:pPr>
      <w:bookmarkStart w:colFirst="0" w:colLast="0" w:name="_ii7sdvot3bo1" w:id="2"/>
      <w:bookmarkEnd w:id="2"/>
      <w:r w:rsidDel="00000000" w:rsidR="00000000" w:rsidRPr="00000000">
        <w:rPr>
          <w:rtl w:val="0"/>
        </w:rPr>
        <w:t xml:space="preserve">Analiza statică și dinamică</w:t>
      </w:r>
    </w:p>
    <w:p w:rsidR="00000000" w:rsidDel="00000000" w:rsidP="00000000" w:rsidRDefault="00000000" w:rsidRPr="00000000" w14:paraId="00000011">
      <w:pPr>
        <w:pageBreakBefore w:val="0"/>
        <w:rPr/>
      </w:pPr>
      <w:r w:rsidDel="00000000" w:rsidR="00000000" w:rsidRPr="00000000">
        <w:rPr>
          <w:rtl w:val="0"/>
        </w:rPr>
        <w:t xml:space="preserve">Analiza statică este analiza pe program fără ca acestea să ruleze. Poate fi analiză statică pe cod sursă sau analiză pe binar / executabil.</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Analiza dinamică are loc în momentul rulării programului în proces și are ca țintă principală procesul și resursele folosite de acesta: memorie, registre, fișiere, apeluri de sistem, fluxul de execuție al programului.</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Analiza pe executabil și proces este esențială în cazul în care nu avem acces la codul sursă. Chiar în prezența codului sursă, analiza pe executabil și proces este importantă.</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În general avem trei obiective în folosirea analizei statice / dinamice:</w:t>
      </w:r>
    </w:p>
    <w:p w:rsidR="00000000" w:rsidDel="00000000" w:rsidP="00000000" w:rsidRDefault="00000000" w:rsidRPr="00000000" w14:paraId="00000018">
      <w:pPr>
        <w:pageBreakBefore w:val="0"/>
        <w:numPr>
          <w:ilvl w:val="0"/>
          <w:numId w:val="5"/>
        </w:numPr>
        <w:ind w:left="720" w:hanging="360"/>
        <w:rPr>
          <w:u w:val="none"/>
        </w:rPr>
      </w:pPr>
      <w:r w:rsidDel="00000000" w:rsidR="00000000" w:rsidRPr="00000000">
        <w:rPr>
          <w:rtl w:val="0"/>
        </w:rPr>
        <w:t xml:space="preserve">testarea / validarea / depanarea unei aplicații: confirmarea că funcționează conform specificațiilor și dacă nu, descoperirea problemelor și rezolvarea lor</w:t>
      </w:r>
    </w:p>
    <w:p w:rsidR="00000000" w:rsidDel="00000000" w:rsidP="00000000" w:rsidRDefault="00000000" w:rsidRPr="00000000" w14:paraId="00000019">
      <w:pPr>
        <w:pageBreakBefore w:val="0"/>
        <w:numPr>
          <w:ilvl w:val="0"/>
          <w:numId w:val="5"/>
        </w:numPr>
        <w:ind w:left="720" w:hanging="360"/>
        <w:rPr>
          <w:u w:val="none"/>
        </w:rPr>
      </w:pPr>
      <w:r w:rsidDel="00000000" w:rsidR="00000000" w:rsidRPr="00000000">
        <w:rPr>
          <w:rtl w:val="0"/>
        </w:rPr>
        <w:t xml:space="preserve">îmbunătățirea unei aplicații: analiza consumului de resurse, zonelor critice, profilarea aplicației pentru a realiza optimizări / îmbunătățiri (viteză, latență, dimensiune)</w:t>
      </w:r>
    </w:p>
    <w:p w:rsidR="00000000" w:rsidDel="00000000" w:rsidP="00000000" w:rsidRDefault="00000000" w:rsidRPr="00000000" w14:paraId="0000001A">
      <w:pPr>
        <w:pageBreakBefore w:val="0"/>
        <w:numPr>
          <w:ilvl w:val="0"/>
          <w:numId w:val="5"/>
        </w:numPr>
        <w:ind w:left="720" w:hanging="360"/>
        <w:rPr>
          <w:u w:val="none"/>
        </w:rPr>
      </w:pPr>
      <w:r w:rsidDel="00000000" w:rsidR="00000000" w:rsidRPr="00000000">
        <w:rPr>
          <w:rtl w:val="0"/>
        </w:rPr>
        <w:t xml:space="preserve">înțelegerea funcționării unei aplicații, care este un mijloc pentru diferite deziderate:</w:t>
      </w:r>
    </w:p>
    <w:p w:rsidR="00000000" w:rsidDel="00000000" w:rsidP="00000000" w:rsidRDefault="00000000" w:rsidRPr="00000000" w14:paraId="0000001B">
      <w:pPr>
        <w:pageBreakBefore w:val="0"/>
        <w:numPr>
          <w:ilvl w:val="1"/>
          <w:numId w:val="5"/>
        </w:numPr>
        <w:ind w:left="1440" w:hanging="360"/>
        <w:rPr>
          <w:u w:val="none"/>
        </w:rPr>
      </w:pPr>
      <w:r w:rsidDel="00000000" w:rsidR="00000000" w:rsidRPr="00000000">
        <w:rPr>
          <w:rtl w:val="0"/>
        </w:rPr>
        <w:t xml:space="preserve">didactic: vrem să înțelegem internele funcționării unei aplicații, funcții, biblioteci, componente software</w:t>
      </w:r>
    </w:p>
    <w:p w:rsidR="00000000" w:rsidDel="00000000" w:rsidP="00000000" w:rsidRDefault="00000000" w:rsidRPr="00000000" w14:paraId="0000001C">
      <w:pPr>
        <w:pageBreakBefore w:val="0"/>
        <w:numPr>
          <w:ilvl w:val="1"/>
          <w:numId w:val="5"/>
        </w:numPr>
        <w:ind w:left="1440" w:hanging="360"/>
        <w:rPr>
          <w:u w:val="none"/>
        </w:rPr>
      </w:pPr>
      <w:r w:rsidDel="00000000" w:rsidR="00000000" w:rsidRPr="00000000">
        <w:rPr>
          <w:rtl w:val="0"/>
        </w:rPr>
        <w:t xml:space="preserve">extinderea funcționalităților unei aplicații, înțelegând acum cum funcționează</w:t>
      </w:r>
    </w:p>
    <w:p w:rsidR="00000000" w:rsidDel="00000000" w:rsidP="00000000" w:rsidRDefault="00000000" w:rsidRPr="00000000" w14:paraId="0000001D">
      <w:pPr>
        <w:pageBreakBefore w:val="0"/>
        <w:numPr>
          <w:ilvl w:val="1"/>
          <w:numId w:val="5"/>
        </w:numPr>
        <w:ind w:left="1440" w:hanging="360"/>
        <w:rPr>
          <w:u w:val="none"/>
        </w:rPr>
      </w:pPr>
      <w:r w:rsidDel="00000000" w:rsidR="00000000" w:rsidRPr="00000000">
        <w:rPr>
          <w:rtl w:val="0"/>
        </w:rPr>
        <w:t xml:space="preserve">exploatarea unei aplicații, dezvoltarea unei soluții ofensive, malware</w:t>
      </w:r>
    </w:p>
    <w:p w:rsidR="00000000" w:rsidDel="00000000" w:rsidP="00000000" w:rsidRDefault="00000000" w:rsidRPr="00000000" w14:paraId="0000001E">
      <w:pPr>
        <w:pageBreakBefore w:val="0"/>
        <w:numPr>
          <w:ilvl w:val="1"/>
          <w:numId w:val="5"/>
        </w:numPr>
        <w:ind w:left="1440" w:hanging="360"/>
        <w:rPr>
          <w:u w:val="none"/>
        </w:rPr>
      </w:pPr>
      <w:r w:rsidDel="00000000" w:rsidR="00000000" w:rsidRPr="00000000">
        <w:rPr>
          <w:rtl w:val="0"/>
        </w:rPr>
        <w:t xml:space="preserve">protejarea unei aplicații (hardening): identificarea unor puncte slabe și validarea mecanismelor de protecție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Pentru aceste deziderate folosim și analiză statică și analiză dinamică. Analiza statică are avantajul privirii complete a programului dar dezavantajul lipsei de focus, nu se poate construi un flux de execuție al programului. Analiza dinamică este precisă, urmărește un flux de execuție cert al programului dar nu are o privire în ansamblu și nu poate acoperi toate cazurile.</w:t>
      </w:r>
    </w:p>
    <w:p w:rsidR="00000000" w:rsidDel="00000000" w:rsidP="00000000" w:rsidRDefault="00000000" w:rsidRPr="00000000" w14:paraId="00000021">
      <w:pPr>
        <w:pStyle w:val="Heading1"/>
        <w:pageBreakBefore w:val="0"/>
        <w:rPr/>
      </w:pPr>
      <w:bookmarkStart w:colFirst="0" w:colLast="0" w:name="_5to8ug6981gs" w:id="3"/>
      <w:bookmarkEnd w:id="3"/>
      <w:r w:rsidDel="00000000" w:rsidR="00000000" w:rsidRPr="00000000">
        <w:rPr>
          <w:rtl w:val="0"/>
        </w:rPr>
        <w:t xml:space="preserve">Reminder: Procesul de compilare</w:t>
      </w:r>
    </w:p>
    <w:p w:rsidR="00000000" w:rsidDel="00000000" w:rsidP="00000000" w:rsidRDefault="00000000" w:rsidRPr="00000000" w14:paraId="00000022">
      <w:pPr>
        <w:pageBreakBefore w:val="0"/>
        <w:rPr/>
      </w:pPr>
      <w:r w:rsidDel="00000000" w:rsidR="00000000" w:rsidRPr="00000000">
        <w:rPr>
          <w:rtl w:val="0"/>
        </w:rPr>
        <w:t xml:space="preserve">Așa cum ținem minte de la USO și IOCLA, calea de la un program cod sursă la un proces este:</w:t>
      </w:r>
    </w:p>
    <w:p w:rsidR="00000000" w:rsidDel="00000000" w:rsidP="00000000" w:rsidRDefault="00000000" w:rsidRPr="00000000" w14:paraId="00000023">
      <w:pPr>
        <w:pageBreakBefore w:val="0"/>
        <w:numPr>
          <w:ilvl w:val="0"/>
          <w:numId w:val="1"/>
        </w:numPr>
        <w:ind w:left="720" w:hanging="360"/>
      </w:pPr>
      <w:r w:rsidDel="00000000" w:rsidR="00000000" w:rsidRPr="00000000">
        <w:rPr>
          <w:rtl w:val="0"/>
        </w:rPr>
        <w:t xml:space="preserve">compilarea programului: cod sursă -&gt; limbaj de asamblare</w:t>
      </w:r>
    </w:p>
    <w:p w:rsidR="00000000" w:rsidDel="00000000" w:rsidP="00000000" w:rsidRDefault="00000000" w:rsidRPr="00000000" w14:paraId="00000024">
      <w:pPr>
        <w:pageBreakBefore w:val="0"/>
        <w:numPr>
          <w:ilvl w:val="0"/>
          <w:numId w:val="1"/>
        </w:numPr>
        <w:ind w:left="720" w:hanging="360"/>
      </w:pPr>
      <w:r w:rsidDel="00000000" w:rsidR="00000000" w:rsidRPr="00000000">
        <w:rPr>
          <w:rtl w:val="0"/>
        </w:rPr>
        <w:t xml:space="preserve">asamblarea programului: limbaj de asamblare -&gt; modul / cod obiect</w:t>
      </w:r>
    </w:p>
    <w:p w:rsidR="00000000" w:rsidDel="00000000" w:rsidP="00000000" w:rsidRDefault="00000000" w:rsidRPr="00000000" w14:paraId="00000025">
      <w:pPr>
        <w:pageBreakBefore w:val="0"/>
        <w:numPr>
          <w:ilvl w:val="0"/>
          <w:numId w:val="1"/>
        </w:numPr>
        <w:ind w:left="720" w:hanging="360"/>
      </w:pPr>
      <w:r w:rsidDel="00000000" w:rsidR="00000000" w:rsidRPr="00000000">
        <w:rPr>
          <w:rtl w:val="0"/>
        </w:rPr>
        <w:t xml:space="preserve">legarea (linking): module obiect + biblioteci -&gt; </w:t>
      </w:r>
      <w:r w:rsidDel="00000000" w:rsidR="00000000" w:rsidRPr="00000000">
        <w:rPr>
          <w:b w:val="1"/>
          <w:bCs w:val="1"/>
          <w:rtl w:val="0"/>
        </w:rPr>
        <w:t xml:space="preserve">executabil</w:t>
      </w:r>
    </w:p>
    <w:p w:rsidR="00000000" w:rsidDel="00000000" w:rsidP="00000000" w:rsidRDefault="00000000" w:rsidRPr="00000000" w14:paraId="00000026">
      <w:pPr>
        <w:pageBreakBefore w:val="0"/>
        <w:numPr>
          <w:ilvl w:val="0"/>
          <w:numId w:val="1"/>
        </w:numPr>
        <w:ind w:left="720" w:hanging="360"/>
      </w:pPr>
      <w:r w:rsidDel="00000000" w:rsidR="00000000" w:rsidRPr="00000000">
        <w:rPr>
          <w:rtl w:val="0"/>
        </w:rPr>
        <w:t xml:space="preserve">încărcarea programului: executabil -&gt; proces</w:t>
      </w:r>
    </w:p>
    <w:p w:rsidR="00000000" w:rsidDel="00000000" w:rsidP="00000000" w:rsidRDefault="00000000" w:rsidRPr="00000000" w14:paraId="00000027">
      <w:pPr>
        <w:pageBreakBefore w:val="0"/>
        <w:rPr/>
      </w:pPr>
      <w:r w:rsidDel="00000000" w:rsidR="00000000" w:rsidRPr="00000000">
        <w:rPr>
          <w:rtl w:val="0"/>
        </w:rPr>
        <w:t xml:space="preserve">În cazul interpretării, interpretorul este un executabil existent care este încărcat. În cadrul acestui proces se interpretează codul sursă.</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Procesul obținut are un spațiu virtual de adrese, spațiu care este populat cu informațiile din executabil (zone statice: cod / text, date) și informații dinamice, alocate la încărcare (load time) și rulare (run time) (heap, stivă, mapări anonime, fișiere mapate).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În general fișierul executabil este mapat (file mapping) în spațiul virtual de adrese al procesului proaspăt creat.</w:t>
      </w:r>
    </w:p>
    <w:p w:rsidR="00000000" w:rsidDel="00000000" w:rsidP="00000000" w:rsidRDefault="00000000" w:rsidRPr="00000000" w14:paraId="0000002C">
      <w:pPr>
        <w:pStyle w:val="Heading1"/>
        <w:pageBreakBefore w:val="0"/>
        <w:rPr/>
      </w:pPr>
      <w:bookmarkStart w:colFirst="0" w:colLast="0" w:name="_n9ao3fequx8f" w:id="4"/>
      <w:bookmarkEnd w:id="4"/>
      <w:r w:rsidDel="00000000" w:rsidR="00000000" w:rsidRPr="00000000">
        <w:rPr>
          <w:rtl w:val="0"/>
        </w:rPr>
        <w:t xml:space="preserve">Fișiere obiect și fișiere executabile</w:t>
      </w:r>
    </w:p>
    <w:p w:rsidR="00000000" w:rsidDel="00000000" w:rsidP="00000000" w:rsidRDefault="00000000" w:rsidRPr="00000000" w14:paraId="0000002D">
      <w:pPr>
        <w:pageBreakBefore w:val="0"/>
        <w:rPr/>
      </w:pPr>
      <w:r w:rsidDel="00000000" w:rsidR="00000000" w:rsidRPr="00000000">
        <w:rPr>
          <w:rtl w:val="0"/>
        </w:rPr>
        <w:t xml:space="preserve">fișier obiect: relocabil (adrese nestabilite - unbound), fără main, referințe nerezolvate către simboluri externe</w:t>
      </w:r>
    </w:p>
    <w:p w:rsidR="00000000" w:rsidDel="00000000" w:rsidP="00000000" w:rsidRDefault="00000000" w:rsidRPr="00000000" w14:paraId="0000002E">
      <w:pPr>
        <w:pageBreakBefore w:val="0"/>
        <w:rPr/>
      </w:pPr>
      <w:r w:rsidDel="00000000" w:rsidR="00000000" w:rsidRPr="00000000">
        <w:rPr>
          <w:rtl w:val="0"/>
        </w:rPr>
        <w:t xml:space="preserve">fișier executabil obținut după linking: conține main, are referințele rezolvate, are adresele stabilite (address binding)</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asemănări fișier obiect/executabil: același format (ELF, PE, Mach-O, COFF): header, date, cod, simboluri, simboluri de debug</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utilitarele de investigație statică pot fi folosite și pe fișiere obiect și pe fișiere executabile; evident, dau mai multe informații pe fișiere executabile</w:t>
      </w:r>
    </w:p>
    <w:p w:rsidR="00000000" w:rsidDel="00000000" w:rsidP="00000000" w:rsidRDefault="00000000" w:rsidRPr="00000000" w14:paraId="00000033">
      <w:pPr>
        <w:pageBreakBefore w:val="0"/>
        <w:ind w:left="0" w:firstLine="0"/>
        <w:rPr/>
      </w:pPr>
      <w:r w:rsidDel="00000000" w:rsidR="00000000" w:rsidRPr="00000000">
        <w:rPr>
          <w:rtl w:val="0"/>
        </w:rPr>
      </w:r>
    </w:p>
    <w:p w:rsidR="00000000" w:rsidDel="00000000" w:rsidP="00000000" w:rsidRDefault="00000000" w:rsidRPr="00000000" w14:paraId="00000034">
      <w:pPr>
        <w:pageBreakBefore w:val="0"/>
        <w:ind w:left="0" w:firstLine="0"/>
        <w:rPr/>
      </w:pPr>
      <w:r w:rsidDel="00000000" w:rsidR="00000000" w:rsidRPr="00000000">
        <w:rPr>
          <w:rtl w:val="0"/>
        </w:rPr>
        <w:t xml:space="preserve">+ demo: rulare utilitare pe modul obiect și pe fișier executabil, văzut diferențe, se poate folosi demo-ul static-dynamic</w:t>
      </w:r>
    </w:p>
    <w:p w:rsidR="00000000" w:rsidDel="00000000" w:rsidP="00000000" w:rsidRDefault="00000000" w:rsidRPr="00000000" w14:paraId="00000035">
      <w:pPr>
        <w:pStyle w:val="Heading1"/>
        <w:pageBreakBefore w:val="0"/>
        <w:rPr/>
      </w:pPr>
      <w:bookmarkStart w:colFirst="0" w:colLast="0" w:name="_o369po8w61gu" w:id="5"/>
      <w:bookmarkEnd w:id="5"/>
      <w:r w:rsidDel="00000000" w:rsidR="00000000" w:rsidRPr="00000000">
        <w:rPr>
          <w:rtl w:val="0"/>
        </w:rPr>
        <w:t xml:space="preserve">Legare (linking). Executabile statice și executabile dinamice</w:t>
      </w:r>
    </w:p>
    <w:p w:rsidR="00000000" w:rsidDel="00000000" w:rsidP="00000000" w:rsidRDefault="00000000" w:rsidRPr="00000000" w14:paraId="00000036">
      <w:pPr>
        <w:pageBreakBefore w:val="0"/>
        <w:spacing w:after="240" w:lineRule="auto"/>
        <w:rPr/>
      </w:pPr>
      <w:r w:rsidDel="00000000" w:rsidR="00000000" w:rsidRPr="00000000">
        <w:rPr>
          <w:rtl w:val="0"/>
        </w:rPr>
        <w:t xml:space="preserve">Pentru a obține un executabil, folosim linker-ul pentru a lega unul sau mai multe module obiect cu biblioteci. Legarea (</w:t>
      </w:r>
      <w:r w:rsidDel="00000000" w:rsidR="00000000" w:rsidRPr="00000000">
        <w:rPr>
          <w:i w:val="1"/>
          <w:iCs w:val="1"/>
          <w:rtl w:val="0"/>
        </w:rPr>
        <w:t xml:space="preserve">linking</w:t>
      </w:r>
      <w:r w:rsidDel="00000000" w:rsidR="00000000" w:rsidRPr="00000000">
        <w:rPr>
          <w:rtl w:val="0"/>
        </w:rPr>
        <w:t xml:space="preserve">) presupune:</w:t>
      </w:r>
    </w:p>
    <w:p w:rsidR="00000000" w:rsidDel="00000000" w:rsidP="00000000" w:rsidRDefault="00000000" w:rsidRPr="00000000" w14:paraId="00000037">
      <w:pPr>
        <w:pageBreakBefore w:val="0"/>
        <w:numPr>
          <w:ilvl w:val="0"/>
          <w:numId w:val="6"/>
        </w:numPr>
        <w:spacing w:after="0" w:afterAutospacing="0" w:before="240" w:lineRule="auto"/>
        <w:ind w:left="720" w:hanging="360"/>
      </w:pPr>
      <w:r w:rsidDel="00000000" w:rsidR="00000000" w:rsidRPr="00000000">
        <w:rPr>
          <w:rtl w:val="0"/>
        </w:rPr>
        <w:t xml:space="preserve">comasarea secțiunilor similare din modulele obiect și din biblioteci: de exemplu secțiunile de cod (.text) sunt comasate într-o singură secțiune</w:t>
      </w:r>
    </w:p>
    <w:p w:rsidR="00000000" w:rsidDel="00000000" w:rsidP="00000000" w:rsidRDefault="00000000" w:rsidRPr="00000000" w14:paraId="00000038">
      <w:pPr>
        <w:pageBreakBefore w:val="0"/>
        <w:numPr>
          <w:ilvl w:val="0"/>
          <w:numId w:val="6"/>
        </w:numPr>
        <w:spacing w:after="0" w:afterAutospacing="0" w:before="0" w:beforeAutospacing="0" w:lineRule="auto"/>
        <w:ind w:left="720" w:hanging="360"/>
      </w:pPr>
      <w:r w:rsidDel="00000000" w:rsidR="00000000" w:rsidRPr="00000000">
        <w:rPr>
          <w:rtl w:val="0"/>
        </w:rPr>
        <w:t xml:space="preserve">atașarea de adrese de start fiecărei secțiuni și de adrese fiecărui simbol (</w:t>
      </w:r>
      <w:r w:rsidDel="00000000" w:rsidR="00000000" w:rsidRPr="00000000">
        <w:rPr>
          <w:i w:val="1"/>
          <w:iCs w:val="1"/>
          <w:rtl w:val="0"/>
        </w:rPr>
        <w:t xml:space="preserve">address binding</w:t>
      </w:r>
      <w:r w:rsidDel="00000000" w:rsidR="00000000" w:rsidRPr="00000000">
        <w:rPr>
          <w:rtl w:val="0"/>
        </w:rPr>
        <w:t xml:space="preserve">): fiecare simbol (adică fiecare variabilă, funcție) are acum o adresă unică în cadrul executabilului</w:t>
      </w:r>
    </w:p>
    <w:p w:rsidR="00000000" w:rsidDel="00000000" w:rsidP="00000000" w:rsidRDefault="00000000" w:rsidRPr="00000000" w14:paraId="00000039">
      <w:pPr>
        <w:pageBreakBefore w:val="0"/>
        <w:numPr>
          <w:ilvl w:val="0"/>
          <w:numId w:val="6"/>
        </w:numPr>
        <w:spacing w:after="0" w:afterAutospacing="0" w:before="0" w:beforeAutospacing="0" w:lineRule="auto"/>
        <w:ind w:left="720" w:hanging="360"/>
      </w:pPr>
      <w:r w:rsidDel="00000000" w:rsidR="00000000" w:rsidRPr="00000000">
        <w:rPr>
          <w:rtl w:val="0"/>
        </w:rPr>
        <w:t xml:space="preserve">rezolvarea referințelor în cadrul secțiunilor comasate sau inter-secțiuni: odată știute adresele simbolurilor în cadrul executabilului, se pot completa instrucțiunile de procesor (cod mașină) care foloseau aceste simboluri</w:t>
      </w:r>
    </w:p>
    <w:p w:rsidR="00000000" w:rsidDel="00000000" w:rsidP="00000000" w:rsidRDefault="00000000" w:rsidRPr="00000000" w14:paraId="0000003A">
      <w:pPr>
        <w:pageBreakBefore w:val="0"/>
        <w:numPr>
          <w:ilvl w:val="0"/>
          <w:numId w:val="6"/>
        </w:numPr>
        <w:spacing w:after="240" w:before="0" w:beforeAutospacing="0" w:lineRule="auto"/>
        <w:ind w:left="720" w:hanging="360"/>
        <w:rPr>
          <w:u w:val="none"/>
        </w:rPr>
      </w:pPr>
      <w:r w:rsidDel="00000000" w:rsidR="00000000" w:rsidRPr="00000000">
        <w:rPr>
          <w:rtl w:val="0"/>
        </w:rPr>
        <w:t xml:space="preserve">stabilirea entry point-ului programului, adică adresa primei instrucțiuni ce va fi executată</w:t>
      </w:r>
    </w:p>
    <w:p w:rsidR="00000000" w:rsidDel="00000000" w:rsidP="00000000" w:rsidRDefault="00000000" w:rsidRPr="00000000" w14:paraId="0000003B">
      <w:pPr>
        <w:pageBreakBefore w:val="0"/>
        <w:spacing w:after="240" w:before="240" w:lineRule="auto"/>
        <w:rPr/>
      </w:pPr>
      <w:r w:rsidDel="00000000" w:rsidR="00000000" w:rsidRPr="00000000">
        <w:rPr>
          <w:rtl w:val="0"/>
        </w:rPr>
        <w:t xml:space="preserve">Entry point-ul executabilului (adresa primei instrucțiuni ce va fi executate) se găsește în header-ul executabilului. În general referă un simbol cu numele _start / start care face niște acțiuni pregătitoare și apoi apelează funcția main.</w:t>
      </w:r>
    </w:p>
    <w:p w:rsidR="00000000" w:rsidDel="00000000" w:rsidP="00000000" w:rsidRDefault="00000000" w:rsidRPr="00000000" w14:paraId="0000003C">
      <w:pPr>
        <w:pageBreakBefore w:val="0"/>
        <w:spacing w:after="240" w:before="240" w:lineRule="auto"/>
        <w:rPr/>
      </w:pPr>
      <w:r w:rsidDel="00000000" w:rsidR="00000000" w:rsidRPr="00000000">
        <w:rPr>
          <w:rtl w:val="0"/>
        </w:rPr>
        <w:t xml:space="preserve">În modul simplu, legarea este statică (</w:t>
      </w:r>
      <w:r w:rsidDel="00000000" w:rsidR="00000000" w:rsidRPr="00000000">
        <w:rPr>
          <w:i w:val="1"/>
          <w:iCs w:val="1"/>
          <w:rtl w:val="0"/>
        </w:rPr>
        <w:t xml:space="preserve">static linking</w:t>
      </w:r>
      <w:r w:rsidDel="00000000" w:rsidR="00000000" w:rsidRPr="00000000">
        <w:rPr>
          <w:rtl w:val="0"/>
        </w:rPr>
        <w:t xml:space="preserve">) iar rezultatul este un executabil static. Un executabil static realizează complet toți pașii de mai sus și are în cadrul său toate secțiunile de care are nevoie și toate referințele rezolvate.</w:t>
      </w:r>
    </w:p>
    <w:p w:rsidR="00000000" w:rsidDel="00000000" w:rsidP="00000000" w:rsidRDefault="00000000" w:rsidRPr="00000000" w14:paraId="0000003D">
      <w:pPr>
        <w:pageBreakBefore w:val="0"/>
        <w:spacing w:after="240" w:before="240" w:lineRule="auto"/>
        <w:rPr/>
      </w:pPr>
      <w:r w:rsidDel="00000000" w:rsidR="00000000" w:rsidRPr="00000000">
        <w:rPr>
          <w:rtl w:val="0"/>
        </w:rPr>
        <w:t xml:space="preserve">O alternativă la legarea statică este legarea dinamică (</w:t>
      </w:r>
      <w:r w:rsidDel="00000000" w:rsidR="00000000" w:rsidRPr="00000000">
        <w:rPr>
          <w:i w:val="1"/>
          <w:iCs w:val="1"/>
          <w:rtl w:val="0"/>
        </w:rPr>
        <w:t xml:space="preserve">dynamic linking</w:t>
      </w:r>
      <w:r w:rsidDel="00000000" w:rsidR="00000000" w:rsidRPr="00000000">
        <w:rPr>
          <w:rtl w:val="0"/>
        </w:rPr>
        <w:t xml:space="preserve">) care are ca rezultat un executabil dinamic. Un executabil dinamic nu include toate secțiunile și menține referințe nerezolvate; rezolvarea acestora este amânată la momentul lansării în execuție a executabilului, numit și încărcare (</w:t>
      </w:r>
      <w:r w:rsidDel="00000000" w:rsidR="00000000" w:rsidRPr="00000000">
        <w:rPr>
          <w:i w:val="1"/>
          <w:iCs w:val="1"/>
          <w:rtl w:val="0"/>
        </w:rPr>
        <w:t xml:space="preserve">loading</w:t>
      </w:r>
      <w:r w:rsidDel="00000000" w:rsidR="00000000" w:rsidRPr="00000000">
        <w:rPr>
          <w:rtl w:val="0"/>
        </w:rPr>
        <w:t xml:space="preserve">, </w:t>
      </w:r>
      <w:r w:rsidDel="00000000" w:rsidR="00000000" w:rsidRPr="00000000">
        <w:rPr>
          <w:i w:val="1"/>
          <w:iCs w:val="1"/>
          <w:rtl w:val="0"/>
        </w:rPr>
        <w:t xml:space="preserve">load time</w:t>
      </w:r>
      <w:r w:rsidDel="00000000" w:rsidR="00000000" w:rsidRPr="00000000">
        <w:rPr>
          <w:rtl w:val="0"/>
        </w:rPr>
        <w:t xml:space="preserve">), când se creează procesul corespunzător.</w:t>
      </w:r>
    </w:p>
    <w:p w:rsidR="00000000" w:rsidDel="00000000" w:rsidP="00000000" w:rsidRDefault="00000000" w:rsidRPr="00000000" w14:paraId="0000003E">
      <w:pPr>
        <w:pageBreakBefore w:val="0"/>
        <w:spacing w:after="240" w:before="240" w:lineRule="auto"/>
        <w:rPr/>
      </w:pPr>
      <w:r w:rsidDel="00000000" w:rsidR="00000000" w:rsidRPr="00000000">
        <w:rPr>
          <w:rtl w:val="0"/>
        </w:rPr>
        <w:t xml:space="preserve">Un executabil dinamic nu include în secțiunile sale părțile corespunzătoare din biblioteci. Aceste biblioteci sunt biblioteci dinamice și vor fi adăugate în spațiul virtual de adrese al procesului după încărcare (</w:t>
      </w:r>
      <w:r w:rsidDel="00000000" w:rsidR="00000000" w:rsidRPr="00000000">
        <w:rPr>
          <w:i w:val="1"/>
          <w:iCs w:val="1"/>
          <w:rtl w:val="0"/>
        </w:rPr>
        <w:t xml:space="preserve">loading</w:t>
      </w:r>
      <w:r w:rsidDel="00000000" w:rsidR="00000000" w:rsidRPr="00000000">
        <w:rPr>
          <w:rtl w:val="0"/>
        </w:rPr>
        <w:t xml:space="preserve">), fără a încărca executabilul.</w:t>
      </w:r>
    </w:p>
    <w:p w:rsidR="00000000" w:rsidDel="00000000" w:rsidP="00000000" w:rsidRDefault="00000000" w:rsidRPr="00000000" w14:paraId="0000003F">
      <w:pPr>
        <w:pageBreakBefore w:val="0"/>
        <w:spacing w:after="240" w:before="240" w:lineRule="auto"/>
        <w:rPr/>
      </w:pPr>
      <w:r w:rsidDel="00000000" w:rsidR="00000000" w:rsidRPr="00000000">
        <w:rPr>
          <w:rtl w:val="0"/>
        </w:rPr>
        <w:t xml:space="preserve">Astfel, un executabil dinamic va fi semnificativ mai mic decât un executabil static. Pe lângă dimensiunea redusă a executabilului, un alt avantaj este partajarea zonelor de cod din cadrul bibliotecilor dinamice cu alte procese. Întrucât aceste zone nu sunt modificate, sunt mapate în spațiul virtual al tuturor proceselor care le folosesc. De exemplu, în cazul bibliotecii standard C, folosită de toate procesele sistemului, zona sa de cod este prezentă o singură dată în memoria RAM și mapată în spațiul virtual de adrese al tuturor proceselor provenite din executabile dinamice. Un proces obținut dintr-un executabil static nu poate partaja nici o parte din zona sa cu alte procese obținute din executabile static, însemnând un consum mai mare de memorie. Bibliotecile dinamice, partajabile, poartă în Linux denumirea de shared objects; de aici și extensia fișierelor de tip bibliotecă dinamică .so.</w:t>
      </w:r>
    </w:p>
    <w:p w:rsidR="00000000" w:rsidDel="00000000" w:rsidP="00000000" w:rsidRDefault="00000000" w:rsidRPr="00000000" w14:paraId="00000040">
      <w:pPr>
        <w:pageBreakBefore w:val="0"/>
        <w:spacing w:after="240" w:before="240" w:lineRule="auto"/>
        <w:rPr/>
      </w:pPr>
      <w:r w:rsidDel="00000000" w:rsidR="00000000" w:rsidRPr="00000000">
        <w:rPr>
          <w:rtl w:val="0"/>
        </w:rPr>
        <w:t xml:space="preserve">Executabilele dinamice au dezavantajul unui timp mai mare de încărcare. La orice lansare în execuție a executabilului trebuie realizată procesul de rezolvare a referințelor, numit </w:t>
      </w:r>
      <w:r w:rsidDel="00000000" w:rsidR="00000000" w:rsidRPr="00000000">
        <w:rPr>
          <w:i w:val="1"/>
          <w:iCs w:val="1"/>
          <w:rtl w:val="0"/>
        </w:rPr>
        <w:t xml:space="preserve">dynamic binding</w:t>
      </w:r>
      <w:r w:rsidDel="00000000" w:rsidR="00000000" w:rsidRPr="00000000">
        <w:rPr>
          <w:rtl w:val="0"/>
        </w:rPr>
        <w:t xml:space="preserve">. Suplimentar, dacă un executabil dinamic este transferat pe un sistem unde nu este prezentă o bibliotecă dinamică de care are nevoie, sau este prezentă o versiune incompatibilă, acesta nu va rula.</w:t>
      </w:r>
    </w:p>
    <w:p w:rsidR="00000000" w:rsidDel="00000000" w:rsidP="00000000" w:rsidRDefault="00000000" w:rsidRPr="00000000" w14:paraId="00000041">
      <w:pPr>
        <w:pageBreakBefore w:val="0"/>
        <w:spacing w:after="240" w:before="240" w:lineRule="auto"/>
        <w:rPr/>
      </w:pPr>
      <w:r w:rsidDel="00000000" w:rsidR="00000000" w:rsidRPr="00000000">
        <w:rPr>
          <w:rtl w:val="0"/>
        </w:rPr>
        <w:t xml:space="preserve">Sumarizând, executabilele statice și dinamice au următoarele avantaje:</w:t>
      </w:r>
    </w:p>
    <w:p w:rsidR="00000000" w:rsidDel="00000000" w:rsidP="00000000" w:rsidRDefault="00000000" w:rsidRPr="00000000" w14:paraId="00000042">
      <w:pPr>
        <w:pageBreakBefore w:val="0"/>
        <w:numPr>
          <w:ilvl w:val="0"/>
          <w:numId w:val="2"/>
        </w:numPr>
        <w:spacing w:after="0" w:afterAutospacing="0" w:before="240" w:lineRule="auto"/>
        <w:ind w:left="720" w:hanging="360"/>
      </w:pPr>
      <w:r w:rsidDel="00000000" w:rsidR="00000000" w:rsidRPr="00000000">
        <w:rPr>
          <w:rtl w:val="0"/>
        </w:rPr>
        <w:t xml:space="preserve">Executabilele dinamice ocupă mai puțin spațiu pe disc, iar procesele aferente ocupă mai puțină memorie fizică, partajând zonele read-only (.text, .rodata) din biblioteci cu alte procese obținute din executabile dinamice care folosesc aceleași biblioteci.</w:t>
      </w:r>
    </w:p>
    <w:p w:rsidR="00000000" w:rsidDel="00000000" w:rsidP="00000000" w:rsidRDefault="00000000" w:rsidRPr="00000000" w14:paraId="00000043">
      <w:pPr>
        <w:pageBreakBefore w:val="0"/>
        <w:numPr>
          <w:ilvl w:val="0"/>
          <w:numId w:val="2"/>
        </w:numPr>
        <w:spacing w:after="240" w:before="0" w:beforeAutospacing="0" w:lineRule="auto"/>
        <w:ind w:left="720" w:hanging="360"/>
      </w:pPr>
      <w:r w:rsidDel="00000000" w:rsidR="00000000" w:rsidRPr="00000000">
        <w:rPr>
          <w:rtl w:val="0"/>
        </w:rPr>
        <w:t xml:space="preserve">Executabilele statice sunt portabile, pot fi transferate pe un alt sistem fără a fi nevoie de prezența unor biblioteci sau biblioteci compatibile. Lansarea lor în execuție (</w:t>
      </w:r>
      <w:r w:rsidDel="00000000" w:rsidR="00000000" w:rsidRPr="00000000">
        <w:rPr>
          <w:i w:val="1"/>
          <w:iCs w:val="1"/>
          <w:rtl w:val="0"/>
        </w:rPr>
        <w:t xml:space="preserve">loading</w:t>
      </w:r>
      <w:r w:rsidDel="00000000" w:rsidR="00000000" w:rsidRPr="00000000">
        <w:rPr>
          <w:rtl w:val="0"/>
        </w:rPr>
        <w:t xml:space="preserve">) este mai rapidă, nefiind nevoie de rezolvarea referințelor (</w:t>
      </w:r>
      <w:r w:rsidDel="00000000" w:rsidR="00000000" w:rsidRPr="00000000">
        <w:rPr>
          <w:i w:val="1"/>
          <w:iCs w:val="1"/>
          <w:rtl w:val="0"/>
        </w:rPr>
        <w:t xml:space="preserve">dynamic binding</w:t>
      </w:r>
      <w:r w:rsidDel="00000000" w:rsidR="00000000" w:rsidRPr="00000000">
        <w:rPr>
          <w:rtl w:val="0"/>
        </w:rPr>
        <w:t xml:space="preserve">); toate referințele au fost rezolvate la link time.</w:t>
      </w:r>
    </w:p>
    <w:p w:rsidR="00000000" w:rsidDel="00000000" w:rsidP="00000000" w:rsidRDefault="00000000" w:rsidRPr="00000000" w14:paraId="00000044">
      <w:pPr>
        <w:pageBreakBefore w:val="0"/>
        <w:rPr/>
      </w:pPr>
      <w:r w:rsidDel="00000000" w:rsidR="00000000" w:rsidRPr="00000000">
        <w:rPr>
          <w:rtl w:val="0"/>
        </w:rPr>
        <w:t xml:space="preserve">+ demo: static-dynamic</w:t>
      </w:r>
    </w:p>
    <w:p w:rsidR="00000000" w:rsidDel="00000000" w:rsidP="00000000" w:rsidRDefault="00000000" w:rsidRPr="00000000" w14:paraId="00000045">
      <w:pPr>
        <w:pStyle w:val="Heading1"/>
        <w:pageBreakBefore w:val="0"/>
        <w:rPr/>
      </w:pPr>
      <w:bookmarkStart w:colFirst="0" w:colLast="0" w:name="_vdi9wwl1d5w8" w:id="6"/>
      <w:bookmarkEnd w:id="6"/>
      <w:r w:rsidDel="00000000" w:rsidR="00000000" w:rsidRPr="00000000">
        <w:rPr>
          <w:rtl w:val="0"/>
        </w:rPr>
        <w:t xml:space="preserve">Acțiuni de analiză statică</w:t>
      </w:r>
    </w:p>
    <w:p w:rsidR="00000000" w:rsidDel="00000000" w:rsidP="00000000" w:rsidRDefault="00000000" w:rsidRPr="00000000" w14:paraId="00000046">
      <w:pPr>
        <w:pageBreakBefore w:val="0"/>
        <w:rPr/>
      </w:pPr>
      <w:r w:rsidDel="00000000" w:rsidR="00000000" w:rsidRPr="00000000">
        <w:rPr>
          <w:rtl w:val="0"/>
        </w:rPr>
        <w:t xml:space="preserve">Acțiuni specifice analizei statice pe executabile sunt:</w:t>
      </w:r>
    </w:p>
    <w:p w:rsidR="00000000" w:rsidDel="00000000" w:rsidP="00000000" w:rsidRDefault="00000000" w:rsidRPr="00000000" w14:paraId="00000047">
      <w:pPr>
        <w:pageBreakBefore w:val="0"/>
        <w:numPr>
          <w:ilvl w:val="0"/>
          <w:numId w:val="4"/>
        </w:numPr>
        <w:ind w:left="720" w:hanging="360"/>
        <w:rPr>
          <w:u w:val="none"/>
        </w:rPr>
      </w:pPr>
      <w:r w:rsidDel="00000000" w:rsidR="00000000" w:rsidRPr="00000000">
        <w:rPr>
          <w:rtl w:val="0"/>
        </w:rPr>
        <w:t xml:space="preserve">dezasamblarea codului</w:t>
      </w:r>
    </w:p>
    <w:p w:rsidR="00000000" w:rsidDel="00000000" w:rsidP="00000000" w:rsidRDefault="00000000" w:rsidRPr="00000000" w14:paraId="00000048">
      <w:pPr>
        <w:pageBreakBefore w:val="0"/>
        <w:numPr>
          <w:ilvl w:val="0"/>
          <w:numId w:val="4"/>
        </w:numPr>
        <w:ind w:left="720" w:hanging="360"/>
        <w:rPr>
          <w:u w:val="none"/>
        </w:rPr>
      </w:pPr>
      <w:r w:rsidDel="00000000" w:rsidR="00000000" w:rsidRPr="00000000">
        <w:rPr>
          <w:rtl w:val="0"/>
        </w:rPr>
        <w:t xml:space="preserve">identificarea simbolurilor (variabile, funcții): adrese, valori, dimensiuni</w:t>
      </w:r>
    </w:p>
    <w:p w:rsidR="00000000" w:rsidDel="00000000" w:rsidP="00000000" w:rsidRDefault="00000000" w:rsidRPr="00000000" w14:paraId="00000049">
      <w:pPr>
        <w:pageBreakBefore w:val="0"/>
        <w:numPr>
          <w:ilvl w:val="0"/>
          <w:numId w:val="4"/>
        </w:numPr>
        <w:ind w:left="720" w:hanging="360"/>
        <w:rPr>
          <w:u w:val="none"/>
        </w:rPr>
      </w:pPr>
      <w:r w:rsidDel="00000000" w:rsidR="00000000" w:rsidRPr="00000000">
        <w:rPr>
          <w:rtl w:val="0"/>
        </w:rPr>
        <w:t xml:space="preserve">identificarea șirurilor</w:t>
      </w:r>
    </w:p>
    <w:p w:rsidR="00000000" w:rsidDel="00000000" w:rsidP="00000000" w:rsidRDefault="00000000" w:rsidRPr="00000000" w14:paraId="0000004A">
      <w:pPr>
        <w:pageBreakBefore w:val="0"/>
        <w:numPr>
          <w:ilvl w:val="0"/>
          <w:numId w:val="4"/>
        </w:numPr>
        <w:ind w:left="720" w:hanging="360"/>
        <w:rPr>
          <w:u w:val="none"/>
        </w:rPr>
      </w:pPr>
      <w:r w:rsidDel="00000000" w:rsidR="00000000" w:rsidRPr="00000000">
        <w:rPr>
          <w:rtl w:val="0"/>
        </w:rPr>
        <w:t xml:space="preserve">construirea grafului de apel al programului (call graph)</w:t>
      </w:r>
    </w:p>
    <w:p w:rsidR="00000000" w:rsidDel="00000000" w:rsidP="00000000" w:rsidRDefault="00000000" w:rsidRPr="00000000" w14:paraId="0000004B">
      <w:pPr>
        <w:pageBreakBefore w:val="0"/>
        <w:numPr>
          <w:ilvl w:val="0"/>
          <w:numId w:val="4"/>
        </w:numPr>
        <w:ind w:left="720" w:hanging="360"/>
        <w:rPr>
          <w:u w:val="none"/>
        </w:rPr>
      </w:pPr>
      <w:r w:rsidDel="00000000" w:rsidR="00000000" w:rsidRPr="00000000">
        <w:rPr>
          <w:rtl w:val="0"/>
        </w:rPr>
        <w:t xml:space="preserve">identificarea bibliotecilor externe necesare</w:t>
      </w:r>
    </w:p>
    <w:p w:rsidR="00000000" w:rsidDel="00000000" w:rsidP="00000000" w:rsidRDefault="00000000" w:rsidRPr="00000000" w14:paraId="0000004C">
      <w:pPr>
        <w:pageBreakBefore w:val="0"/>
        <w:numPr>
          <w:ilvl w:val="0"/>
          <w:numId w:val="4"/>
        </w:numPr>
        <w:ind w:left="720" w:hanging="360"/>
        <w:rPr>
          <w:u w:val="none"/>
        </w:rPr>
      </w:pPr>
      <w:r w:rsidDel="00000000" w:rsidR="00000000" w:rsidRPr="00000000">
        <w:rPr>
          <w:rtl w:val="0"/>
        </w:rPr>
        <w:t xml:space="preserve">identificarea simbolurilor exportate și a simbolurilor importate din surse externe</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Aceste acțiuni sunt realizate cu utilitare specifice de analiză statică. În lumea Linux astfel de utilitare sunt: objdump, readelf, nm, strings, ldd, radare2, IDA, Ghidra. radare2, IDA și Ghidra sunt utilitare complexe care permit o gamă largă de acțiuni de analiză statică și unele de analiză dinamică. Celelalte utilitare sunt folosite pentru cazuri de utilizare mici, demonstrative, didactice. Pentru analiză profesionistă se folosesc radare2, IDA și Ghidra.</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 demo: no-libc</w:t>
      </w:r>
    </w:p>
    <w:p w:rsidR="00000000" w:rsidDel="00000000" w:rsidP="00000000" w:rsidRDefault="00000000" w:rsidRPr="00000000" w14:paraId="00000051">
      <w:pPr>
        <w:pStyle w:val="Heading1"/>
        <w:pageBreakBefore w:val="0"/>
        <w:rPr/>
      </w:pPr>
      <w:bookmarkStart w:colFirst="0" w:colLast="0" w:name="_t2y7m28mklgi" w:id="7"/>
      <w:bookmarkEnd w:id="7"/>
      <w:r w:rsidDel="00000000" w:rsidR="00000000" w:rsidRPr="00000000">
        <w:rPr>
          <w:rtl w:val="0"/>
        </w:rPr>
        <w:t xml:space="preserve">Loading. Crearea unui proces</w:t>
      </w:r>
    </w:p>
    <w:p w:rsidR="00000000" w:rsidDel="00000000" w:rsidP="00000000" w:rsidRDefault="00000000" w:rsidRPr="00000000" w14:paraId="00000052">
      <w:pPr>
        <w:pageBreakBefore w:val="0"/>
        <w:rPr/>
      </w:pPr>
      <w:r w:rsidDel="00000000" w:rsidR="00000000" w:rsidRPr="00000000">
        <w:rPr>
          <w:rtl w:val="0"/>
        </w:rPr>
        <w:t xml:space="preserve">Un proces este obținut dintr-un executabil. Loader-ul încarcă secțiunile de cod și date din executabil și pregătește stiva pentru proces (registrul de stivă) și referă registrul de instrucțiuni la entry point-ul procesului, indicat în header-ul executabilului.</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După ce pregătește stiva, loader-ul încarcă la începutul ei variabilele de mediu și argumentele programului. Funcția main va avea pe stivă două argumente: argc și argv, cu argv referind adresa de pe stivă unde sunt stocate argumentele programului.</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În cazul executabilelor dinamice, la loading acționează dynamic linker-ul care rezolvă referințele către biblioteci externe și încarcă acele biblioteci în spațiul de adrese al procesului.</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Executabilele și bibliotecile sunt mapate în spațiul virtual de adrese ale procesului. Zone read-only (non-writable) sunt partajate între procese care le folosesc. Adică procese create din același executabil vor partaja zona de cod și rodata. Procese care folosesc aceeași bibliotecă (de exemplu biblioteca standard C) vor partaja zona de cod și rodata a acesteia.</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Astfel un proces va avea un spațiu virtual de adrese compus din zone de dimensiune predefinită, obținute din încărcarea / maparea executabilului la load time (.text, .rodata, .data, .bss) și zone de dimensiune dinamică obținute la run time (heap, stivă, mapări anonime, fișiere mapate). În cazul unui executabil dinamic anumite zone vor fi obținute din încărcarea / maparea bibliotecilor dinamice la load time; bibliotecile dinamice pot fi încărcate la run time (run time dynamic linking / loading) prin folosirea unor apeluri specifice (dlopen()/dlclose() pe Linux, LoadLibrary() / FreeLibrary() pe Windows). Run time dynamic linking / loading este folosit pentru plugin-uri care pot fi încărcate și descărcate dinamic (la run time) în / din spațiul de adrese al unui proces.</w:t>
      </w:r>
      <w:r w:rsidDel="00000000" w:rsidR="00000000" w:rsidRPr="00000000">
        <w:rPr>
          <w:rtl w:val="0"/>
        </w:rPr>
      </w:r>
    </w:p>
    <w:p w:rsidR="00000000" w:rsidDel="00000000" w:rsidP="00000000" w:rsidRDefault="00000000" w:rsidRPr="00000000" w14:paraId="0000005B">
      <w:pPr>
        <w:pStyle w:val="Heading1"/>
        <w:pageBreakBefore w:val="0"/>
        <w:rPr/>
      </w:pPr>
      <w:bookmarkStart w:colFirst="0" w:colLast="0" w:name="_pewyilab0v97" w:id="8"/>
      <w:bookmarkEnd w:id="8"/>
      <w:r w:rsidDel="00000000" w:rsidR="00000000" w:rsidRPr="00000000">
        <w:rPr>
          <w:rtl w:val="0"/>
        </w:rPr>
        <w:t xml:space="preserve">Acțiuni de analiză dinamică</w:t>
      </w:r>
    </w:p>
    <w:p w:rsidR="00000000" w:rsidDel="00000000" w:rsidP="00000000" w:rsidRDefault="00000000" w:rsidRPr="00000000" w14:paraId="0000005C">
      <w:pPr>
        <w:pageBreakBefore w:val="0"/>
        <w:rPr/>
      </w:pPr>
      <w:r w:rsidDel="00000000" w:rsidR="00000000" w:rsidRPr="00000000">
        <w:rPr>
          <w:rtl w:val="0"/>
        </w:rPr>
        <w:t xml:space="preserve">Acțiunile specifice analizei statice se pot realiza și în analiză dinamică. Pe lângă aceasta, se poate urmări fluxul de execuție al unui program, însemnând că putem:</w:t>
      </w:r>
      <w:r w:rsidDel="00000000" w:rsidR="00000000" w:rsidRPr="00000000">
        <w:rPr>
          <w:rtl w:val="0"/>
        </w:rPr>
      </w:r>
    </w:p>
    <w:p w:rsidR="00000000" w:rsidDel="00000000" w:rsidP="00000000" w:rsidRDefault="00000000" w:rsidRPr="00000000" w14:paraId="0000005D">
      <w:pPr>
        <w:pageBreakBefore w:val="0"/>
        <w:numPr>
          <w:ilvl w:val="0"/>
          <w:numId w:val="7"/>
        </w:numPr>
        <w:ind w:left="720" w:hanging="360"/>
        <w:rPr>
          <w:u w:val="none"/>
        </w:rPr>
      </w:pPr>
      <w:r w:rsidDel="00000000" w:rsidR="00000000" w:rsidRPr="00000000">
        <w:rPr>
          <w:rtl w:val="0"/>
        </w:rPr>
        <w:t xml:space="preserve">realiza breakpoint-uri și stepping</w:t>
      </w:r>
    </w:p>
    <w:p w:rsidR="00000000" w:rsidDel="00000000" w:rsidP="00000000" w:rsidRDefault="00000000" w:rsidRPr="00000000" w14:paraId="0000005E">
      <w:pPr>
        <w:pageBreakBefore w:val="0"/>
        <w:numPr>
          <w:ilvl w:val="0"/>
          <w:numId w:val="7"/>
        </w:numPr>
        <w:ind w:left="720" w:hanging="360"/>
        <w:rPr>
          <w:u w:val="none"/>
        </w:rPr>
      </w:pPr>
      <w:r w:rsidDel="00000000" w:rsidR="00000000" w:rsidRPr="00000000">
        <w:rPr>
          <w:rtl w:val="0"/>
        </w:rPr>
        <w:t xml:space="preserve">inspecta memoria și registrele programului</w:t>
      </w:r>
    </w:p>
    <w:p w:rsidR="00000000" w:rsidDel="00000000" w:rsidP="00000000" w:rsidRDefault="00000000" w:rsidRPr="00000000" w14:paraId="0000005F">
      <w:pPr>
        <w:pageBreakBefore w:val="0"/>
        <w:numPr>
          <w:ilvl w:val="0"/>
          <w:numId w:val="7"/>
        </w:numPr>
        <w:ind w:left="720" w:hanging="360"/>
        <w:rPr>
          <w:u w:val="none"/>
        </w:rPr>
      </w:pPr>
      <w:r w:rsidDel="00000000" w:rsidR="00000000" w:rsidRPr="00000000">
        <w:rPr>
          <w:rtl w:val="0"/>
        </w:rPr>
        <w:t xml:space="preserve">inspecta spațiul de memorie folosit, resursele folosite</w:t>
      </w:r>
    </w:p>
    <w:p w:rsidR="00000000" w:rsidDel="00000000" w:rsidP="00000000" w:rsidRDefault="00000000" w:rsidRPr="00000000" w14:paraId="00000060">
      <w:pPr>
        <w:pageBreakBefore w:val="0"/>
        <w:numPr>
          <w:ilvl w:val="0"/>
          <w:numId w:val="7"/>
        </w:numPr>
        <w:ind w:left="720" w:hanging="360"/>
        <w:rPr>
          <w:u w:val="none"/>
        </w:rPr>
      </w:pPr>
      <w:r w:rsidDel="00000000" w:rsidR="00000000" w:rsidRPr="00000000">
        <w:rPr>
          <w:rtl w:val="0"/>
        </w:rPr>
        <w:t xml:space="preserve">urmări fluxul de execuție al programului: tracing</w:t>
      </w:r>
    </w:p>
    <w:p w:rsidR="00000000" w:rsidDel="00000000" w:rsidP="00000000" w:rsidRDefault="00000000" w:rsidRPr="00000000" w14:paraId="00000061">
      <w:pPr>
        <w:pageBreakBefore w:val="0"/>
        <w:numPr>
          <w:ilvl w:val="0"/>
          <w:numId w:val="7"/>
        </w:numPr>
        <w:ind w:left="720" w:hanging="360"/>
        <w:rPr>
          <w:u w:val="none"/>
        </w:rPr>
      </w:pPr>
      <w:r w:rsidDel="00000000" w:rsidR="00000000" w:rsidRPr="00000000">
        <w:rPr>
          <w:rtl w:val="0"/>
        </w:rPr>
        <w:t xml:space="preserve">realiza instrumentarea codului care să permită urmărire sau analiză: model aplicat de Valgrind, AddressSanitizer, profilere</w:t>
      </w:r>
    </w:p>
    <w:p w:rsidR="00000000" w:rsidDel="00000000" w:rsidP="00000000" w:rsidRDefault="00000000" w:rsidRPr="00000000" w14:paraId="00000062">
      <w:pPr>
        <w:pageBreakBefore w:val="0"/>
        <w:rPr/>
      </w:pPr>
      <w:r w:rsidDel="00000000" w:rsidR="00000000" w:rsidRPr="00000000">
        <w:rPr>
          <w:rtl w:val="0"/>
        </w:rPr>
        <w:t xml:space="preserve">Utilitarul esențial de analiză dinamică este depanatorul / debuggerul. Orice platformă vine cu un debugger care este folosit la analiză dinamică: GDB, LLDB, WinDbg.</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Soluții care fac instrumentare și care au rol de analiză mai detaliată sunt: Intel Pin, Valgrind, AddressSanitizer.</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Profilerele precum perf, gcov, Intel VTune folosesc instrumentare pentru analiză dinamică a consumului de resurse, timp.</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Utilitare care realizeaza tracing precum strace, ltrace, ftrace (pe Linux) sau Dtrace (pe BSD, MacOS) prezintă fluxul de apel al unui program / proces.</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 demo: hidden</w:t>
      </w:r>
    </w:p>
    <w:p w:rsidR="00000000" w:rsidDel="00000000" w:rsidP="00000000" w:rsidRDefault="00000000" w:rsidRPr="00000000" w14:paraId="0000006B">
      <w:pPr>
        <w:pStyle w:val="Heading1"/>
        <w:pageBreakBefore w:val="0"/>
        <w:rPr/>
      </w:pPr>
      <w:bookmarkStart w:colFirst="0" w:colLast="0" w:name="_rrw6ydjywgos" w:id="9"/>
      <w:bookmarkEnd w:id="9"/>
      <w:r w:rsidDel="00000000" w:rsidR="00000000" w:rsidRPr="00000000">
        <w:rPr>
          <w:rtl w:val="0"/>
        </w:rPr>
        <w:t xml:space="preserve">Sumar</w:t>
      </w:r>
    </w:p>
    <w:p w:rsidR="00000000" w:rsidDel="00000000" w:rsidP="00000000" w:rsidRDefault="00000000" w:rsidRPr="00000000" w14:paraId="0000006C">
      <w:pPr>
        <w:pageBreakBefore w:val="0"/>
        <w:rPr/>
      </w:pPr>
      <w:r w:rsidDel="00000000" w:rsidR="00000000" w:rsidRPr="00000000">
        <w:rPr>
          <w:rtl w:val="0"/>
        </w:rPr>
        <w:t xml:space="preserve">analiza statică se realizează pe fișiere cod sursă sau pe fișiere binare obiect / executabil</w:t>
      </w:r>
    </w:p>
    <w:p w:rsidR="00000000" w:rsidDel="00000000" w:rsidP="00000000" w:rsidRDefault="00000000" w:rsidRPr="00000000" w14:paraId="0000006D">
      <w:pPr>
        <w:pageBreakBefore w:val="0"/>
        <w:rPr/>
      </w:pPr>
      <w:r w:rsidDel="00000000" w:rsidR="00000000" w:rsidRPr="00000000">
        <w:rPr>
          <w:rtl w:val="0"/>
        </w:rPr>
        <w:t xml:space="preserve">chiar în prezența codului sursă, analiza statică este utilă pentru verificare funcționalităților</w:t>
      </w:r>
    </w:p>
    <w:p w:rsidR="00000000" w:rsidDel="00000000" w:rsidP="00000000" w:rsidRDefault="00000000" w:rsidRPr="00000000" w14:paraId="0000006E">
      <w:pPr>
        <w:pageBreakBefore w:val="0"/>
        <w:rPr/>
      </w:pPr>
      <w:r w:rsidDel="00000000" w:rsidR="00000000" w:rsidRPr="00000000">
        <w:rPr>
          <w:rtl w:val="0"/>
        </w:rPr>
        <w:t xml:space="preserve">analiza dinamică are rol pe un program executabil în execuție, pe un proces</w:t>
      </w:r>
    </w:p>
    <w:p w:rsidR="00000000" w:rsidDel="00000000" w:rsidP="00000000" w:rsidRDefault="00000000" w:rsidRPr="00000000" w14:paraId="0000006F">
      <w:pPr>
        <w:pageBreakBefore w:val="0"/>
        <w:rPr/>
      </w:pPr>
      <w:r w:rsidDel="00000000" w:rsidR="00000000" w:rsidRPr="00000000">
        <w:rPr>
          <w:rtl w:val="0"/>
        </w:rPr>
        <w:t xml:space="preserve">folosim analiză statică și analiză dinamică având ca obiective: testare / verificare / depanare, îmbunătățirea aplicației, înțelegerea funcționării (reversing) - un mijloc pentru obiective didactice, de exploiting, de hardening, de extindere</w:t>
      </w:r>
    </w:p>
    <w:p w:rsidR="00000000" w:rsidDel="00000000" w:rsidP="00000000" w:rsidRDefault="00000000" w:rsidRPr="00000000" w14:paraId="00000070">
      <w:pPr>
        <w:pageBreakBefore w:val="0"/>
        <w:rPr/>
      </w:pPr>
      <w:r w:rsidDel="00000000" w:rsidR="00000000" w:rsidRPr="00000000">
        <w:rPr>
          <w:rtl w:val="0"/>
        </w:rPr>
        <w:t xml:space="preserve">fluxul de la cod sursă la proces este:</w:t>
      </w:r>
    </w:p>
    <w:p w:rsidR="00000000" w:rsidDel="00000000" w:rsidP="00000000" w:rsidRDefault="00000000" w:rsidRPr="00000000" w14:paraId="00000071">
      <w:pPr>
        <w:pageBreakBefore w:val="0"/>
        <w:rPr/>
      </w:pPr>
      <w:r w:rsidDel="00000000" w:rsidR="00000000" w:rsidRPr="00000000">
        <w:rPr>
          <w:rtl w:val="0"/>
        </w:rPr>
        <w:t xml:space="preserve">cod sursă -&gt; compilator (compile time) -&gt; limbaj de asamblare -&gt; asamblor -&gt; cod mașină (modul obiect) -&gt; linker (link time) -&gt; executabil -&gt; loader (load time) -&gt; proces -&gt; acțiuni dinamice (run time)</w:t>
      </w:r>
    </w:p>
    <w:p w:rsidR="00000000" w:rsidDel="00000000" w:rsidP="00000000" w:rsidRDefault="00000000" w:rsidRPr="00000000" w14:paraId="00000072">
      <w:pPr>
        <w:pageBreakBefore w:val="0"/>
        <w:rPr/>
      </w:pPr>
      <w:r w:rsidDel="00000000" w:rsidR="00000000" w:rsidRPr="00000000">
        <w:rPr>
          <w:rtl w:val="0"/>
        </w:rPr>
        <w:t xml:space="preserve">fișierele obiect sunt legate împreună cu fișiere bibliotecă în fișiere executabile, acțiune făcută de linker</w:t>
      </w:r>
    </w:p>
    <w:p w:rsidR="00000000" w:rsidDel="00000000" w:rsidP="00000000" w:rsidRDefault="00000000" w:rsidRPr="00000000" w14:paraId="00000073">
      <w:pPr>
        <w:pageBreakBefore w:val="0"/>
        <w:rPr/>
      </w:pPr>
      <w:r w:rsidDel="00000000" w:rsidR="00000000" w:rsidRPr="00000000">
        <w:rPr>
          <w:rtl w:val="0"/>
        </w:rPr>
        <w:t xml:space="preserve">fișierele executabile au entry point, adrese asociate simbolurilor, simboluri rezolvate</w:t>
      </w:r>
    </w:p>
    <w:p w:rsidR="00000000" w:rsidDel="00000000" w:rsidP="00000000" w:rsidRDefault="00000000" w:rsidRPr="00000000" w14:paraId="00000074">
      <w:pPr>
        <w:pageBreakBefore w:val="0"/>
        <w:rPr/>
      </w:pPr>
      <w:r w:rsidDel="00000000" w:rsidR="00000000" w:rsidRPr="00000000">
        <w:rPr>
          <w:rtl w:val="0"/>
        </w:rPr>
        <w:t xml:space="preserve">linker-ul realizează pașii:</w:t>
      </w:r>
    </w:p>
    <w:p w:rsidR="00000000" w:rsidDel="00000000" w:rsidP="00000000" w:rsidRDefault="00000000" w:rsidRPr="00000000" w14:paraId="00000075">
      <w:pPr>
        <w:pageBreakBefore w:val="0"/>
        <w:numPr>
          <w:ilvl w:val="0"/>
          <w:numId w:val="3"/>
        </w:numPr>
        <w:ind w:left="720" w:hanging="360"/>
        <w:rPr>
          <w:u w:val="none"/>
        </w:rPr>
      </w:pPr>
      <w:r w:rsidDel="00000000" w:rsidR="00000000" w:rsidRPr="00000000">
        <w:rPr>
          <w:rtl w:val="0"/>
        </w:rPr>
        <w:t xml:space="preserve">agregă secțiunile din module obiect</w:t>
      </w:r>
    </w:p>
    <w:p w:rsidR="00000000" w:rsidDel="00000000" w:rsidP="00000000" w:rsidRDefault="00000000" w:rsidRPr="00000000" w14:paraId="00000076">
      <w:pPr>
        <w:pageBreakBefore w:val="0"/>
        <w:numPr>
          <w:ilvl w:val="0"/>
          <w:numId w:val="3"/>
        </w:numPr>
        <w:ind w:left="720" w:hanging="360"/>
        <w:rPr>
          <w:u w:val="none"/>
        </w:rPr>
      </w:pPr>
      <w:r w:rsidDel="00000000" w:rsidR="00000000" w:rsidRPr="00000000">
        <w:rPr>
          <w:rtl w:val="0"/>
        </w:rPr>
        <w:t xml:space="preserve">atașează adrese simbolurilor (address binding)</w:t>
      </w:r>
    </w:p>
    <w:p w:rsidR="00000000" w:rsidDel="00000000" w:rsidP="00000000" w:rsidRDefault="00000000" w:rsidRPr="00000000" w14:paraId="00000077">
      <w:pPr>
        <w:pageBreakBefore w:val="0"/>
        <w:numPr>
          <w:ilvl w:val="0"/>
          <w:numId w:val="3"/>
        </w:numPr>
        <w:ind w:left="720" w:hanging="360"/>
        <w:rPr>
          <w:u w:val="none"/>
        </w:rPr>
      </w:pPr>
      <w:r w:rsidDel="00000000" w:rsidR="00000000" w:rsidRPr="00000000">
        <w:rPr>
          <w:rtl w:val="0"/>
        </w:rPr>
        <w:t xml:space="preserve">rezolvă referințele de simboluri (symbol resolution)</w:t>
      </w:r>
    </w:p>
    <w:p w:rsidR="00000000" w:rsidDel="00000000" w:rsidP="00000000" w:rsidRDefault="00000000" w:rsidRPr="00000000" w14:paraId="00000078">
      <w:pPr>
        <w:pageBreakBefore w:val="0"/>
        <w:numPr>
          <w:ilvl w:val="0"/>
          <w:numId w:val="3"/>
        </w:numPr>
        <w:ind w:left="720" w:hanging="360"/>
        <w:rPr>
          <w:u w:val="none"/>
        </w:rPr>
      </w:pPr>
      <w:r w:rsidDel="00000000" w:rsidR="00000000" w:rsidRPr="00000000">
        <w:rPr>
          <w:rtl w:val="0"/>
        </w:rPr>
        <w:t xml:space="preserve">stabilește entry point-ul</w:t>
      </w:r>
    </w:p>
    <w:p w:rsidR="00000000" w:rsidDel="00000000" w:rsidP="00000000" w:rsidRDefault="00000000" w:rsidRPr="00000000" w14:paraId="00000079">
      <w:pPr>
        <w:pageBreakBefore w:val="0"/>
        <w:rPr/>
      </w:pPr>
      <w:r w:rsidDel="00000000" w:rsidR="00000000" w:rsidRPr="00000000">
        <w:rPr>
          <w:rtl w:val="0"/>
        </w:rPr>
        <w:t xml:space="preserve">executabilul obținut poate fi static, conținând toate informațiile și neavând nici un simbol nerezolvat sau poate fi dinamic, mai mic ca dimensiuni, cu rezolvarea simbolurilor din bibliotecile amânată pentru load time</w:t>
      </w:r>
    </w:p>
    <w:p w:rsidR="00000000" w:rsidDel="00000000" w:rsidP="00000000" w:rsidRDefault="00000000" w:rsidRPr="00000000" w14:paraId="0000007A">
      <w:pPr>
        <w:pageBreakBefore w:val="0"/>
        <w:rPr/>
      </w:pPr>
      <w:r w:rsidDel="00000000" w:rsidR="00000000" w:rsidRPr="00000000">
        <w:rPr>
          <w:rtl w:val="0"/>
        </w:rPr>
        <w:t xml:space="preserve">analiza statică cuprinde: dezasamblare, listare simboluri, identificare entry point, urmărire call graph, extragere șiruri, extragere simboluri exportate și importate, biblioteci de care depinde (pentru executabile dinamice)</w:t>
      </w:r>
    </w:p>
    <w:p w:rsidR="00000000" w:rsidDel="00000000" w:rsidP="00000000" w:rsidRDefault="00000000" w:rsidRPr="00000000" w14:paraId="0000007B">
      <w:pPr>
        <w:pageBreakBefore w:val="0"/>
        <w:rPr/>
      </w:pPr>
      <w:r w:rsidDel="00000000" w:rsidR="00000000" w:rsidRPr="00000000">
        <w:rPr>
          <w:rtl w:val="0"/>
        </w:rPr>
        <w:t xml:space="preserve">crearea unui proces din executabil este făcută de loader (load time)</w:t>
      </w:r>
    </w:p>
    <w:p w:rsidR="00000000" w:rsidDel="00000000" w:rsidP="00000000" w:rsidRDefault="00000000" w:rsidRPr="00000000" w14:paraId="0000007C">
      <w:pPr>
        <w:pageBreakBefore w:val="0"/>
        <w:rPr/>
      </w:pPr>
      <w:r w:rsidDel="00000000" w:rsidR="00000000" w:rsidRPr="00000000">
        <w:rPr>
          <w:rtl w:val="0"/>
        </w:rPr>
        <w:t xml:space="preserve">loaderul încarcă secțiunile de cod, date din executabil în memorie, pregătește stiva, argumentele, variabilele de mediu și dă drumul primei instrucțiuni (de la entry point); în cazul executabilelor dinamice, loader încarcă și bibliotecile dinamice corespunzătoare</w:t>
      </w:r>
    </w:p>
    <w:p w:rsidR="00000000" w:rsidDel="00000000" w:rsidP="00000000" w:rsidRDefault="00000000" w:rsidRPr="00000000" w14:paraId="0000007D">
      <w:pPr>
        <w:pageBreakBefore w:val="0"/>
        <w:rPr/>
      </w:pPr>
      <w:r w:rsidDel="00000000" w:rsidR="00000000" w:rsidRPr="00000000">
        <w:rPr>
          <w:rtl w:val="0"/>
        </w:rPr>
        <w:t xml:space="preserve">încărcarea executabilelor și bibliotecilor este de fapt maparea acestora în spațiul virtual de adrese al procesului</w:t>
      </w:r>
    </w:p>
    <w:p w:rsidR="00000000" w:rsidDel="00000000" w:rsidP="00000000" w:rsidRDefault="00000000" w:rsidRPr="00000000" w14:paraId="0000007E">
      <w:pPr>
        <w:pageBreakBefore w:val="0"/>
        <w:rPr/>
      </w:pPr>
      <w:r w:rsidDel="00000000" w:rsidR="00000000" w:rsidRPr="00000000">
        <w:rPr>
          <w:rtl w:val="0"/>
        </w:rPr>
        <w:t xml:space="preserve">zonele nemodificabile din executabile și biblioteci partajate (.text, .rodata) sunt partajate cu alte procese care le folosesc</w:t>
      </w:r>
    </w:p>
    <w:p w:rsidR="00000000" w:rsidDel="00000000" w:rsidP="00000000" w:rsidRDefault="00000000" w:rsidRPr="00000000" w14:paraId="0000007F">
      <w:pPr>
        <w:pageBreakBefore w:val="0"/>
        <w:rPr/>
      </w:pPr>
      <w:r w:rsidDel="00000000" w:rsidR="00000000" w:rsidRPr="00000000">
        <w:rPr>
          <w:rtl w:val="0"/>
        </w:rPr>
        <w:t xml:space="preserve">analiza dinamică cuprinde acțiunile analizei statice și: suspendarea execuției programului și urmărirea pas cu pas a execuției, investigarea și modificarea memoriei și registrelor cu posibilitatea modificării fluxului de execuție, inspectarea resurselor folosite (fișiere, sockeți, IPC), tracing (apeluri de bibliotecă, apeluri de sistem), instrumentare pentru analiză detaliată</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