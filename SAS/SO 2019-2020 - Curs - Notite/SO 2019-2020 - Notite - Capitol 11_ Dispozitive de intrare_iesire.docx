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ind w:firstLine="720"/>
        <w:rPr/>
        <w:pPrChange w:author="Alexandru Trifu-Urzică" w:id="0" w:date="2024-01-30T15:03:51Z">
          <w:pPr>
            <w:pStyle w:val="Title"/>
            <w:pageBreakBefore w:val="0"/>
          </w:pPr>
        </w:pPrChange>
      </w:pPr>
      <w:bookmarkStart w:colFirst="0" w:colLast="0" w:name="_ocldzjojfmhy" w:id="0"/>
      <w:bookmarkEnd w:id="0"/>
      <w:ins w:author="Matei Costescu" w:id="0" w:date="2023-02-05T00:23:03Z">
        <w:r w:rsidDel="00000000" w:rsidR="00000000" w:rsidRPr="00000000">
          <w:rPr>
            <w:rtl w:val="0"/>
          </w:rPr>
          <w:t xml:space="preserve"> </w:t>
        </w:r>
      </w:ins>
      <w:r w:rsidDel="00000000" w:rsidR="00000000" w:rsidRPr="00000000">
        <w:rPr>
          <w:rtl w:val="0"/>
        </w:rPr>
        <w:t xml:space="preserve">Capitol 11: Dispozitive de intrare/ieșire</w:t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bookmarkStart w:colFirst="0" w:colLast="0" w:name="_lse596c0ew3o" w:id="1"/>
      <w:bookmarkEnd w:id="1"/>
      <w:r w:rsidDel="00000000" w:rsidR="00000000" w:rsidRPr="00000000">
        <w:rPr>
          <w:rtl w:val="0"/>
        </w:rPr>
        <w:t xml:space="preserve">Sumar curs anterior (Sincroniza</w:t>
      </w:r>
      <w:del w:author="Razvan Dumitrescu" w:id="2" w:date="2023-06-07T08:03:57Z">
        <w:r w:rsidDel="00000000" w:rsidR="00000000" w:rsidRPr="00000000">
          <w:rPr>
            <w:rtl w:val="0"/>
          </w:rPr>
          <w:delText xml:space="preserve">re)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datele comune permit comunicare rapidă dar pot genera probleme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problemele apar când avem cel puțin un thread care scrie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pot să apară și probleme de race-condition când două acțiuni nu sunt atomizate și se interpune un alt thread care șterge / modifică o informație critică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zona care trebuie să fie atomizată este regiunea critică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primitivele de sincronizare urmăresc atomizarea accesului la o dată sau a unor operații (mutex, spinlock) sau ordonarea operațiilor (variabile condiție, semafor)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granularitatea regiunii critice afectează performanța sistemului: overhead de metode de sincronizare și zonă serială în cod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operațiile se atomizează la nivel hardware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diferă comportamentul pe single core și multi-core și între arhitecturi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pe sistemele multi-core o acțiune atomică single core este neatomică din cauza magistralei partajate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implementarea operației de lock() (spinlock) este realizată cu ajutorul operații compare-and-swap (CAS) prezentă pe toate arhitecturile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pe sistemele multi-core operația CAS este prevăzută de lock pe magistrală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pe ARM accesul exclusiv la magistrală se realizează cu ajutorul unor instrucțiuni tranzacționale (de tipul totul sau nimic)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spinlock-urile (mai simple) sunt folosite pentru regiuni critice mici, mutex-urile (mai complexe) pentru regiuni critice mari sau acolo unde thread-ul se va bloca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pentru comunicarea între componente (hardware sau software) se folosește modelul consumator producător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diferența de viteză este compensată uzual de un buffer circular</w:t>
      </w:r>
    </w:p>
    <w:p w:rsidR="00000000" w:rsidDel="00000000" w:rsidP="00000000" w:rsidRDefault="00000000" w:rsidRPr="00000000" w14:paraId="00000012">
      <w:pPr>
        <w:pStyle w:val="Heading1"/>
        <w:pageBreakBefore w:val="0"/>
        <w:rPr/>
      </w:pPr>
      <w:bookmarkStart w:colFirst="0" w:colLast="0" w:name="_qgnoo2i7dl7w" w:id="2"/>
      <w:bookmarkEnd w:id="2"/>
      <w:r w:rsidDel="00000000" w:rsidR="00000000" w:rsidRPr="00000000">
        <w:rPr>
          <w:rtl w:val="0"/>
        </w:rPr>
        <w:t xml:space="preserve">Dispozitive și interfețe de I/O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cele trei resurse ale sistemului de calcul sunt: procesorul, memoria și I/O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procesorul este folosit pentru prelucrarea datelor; memoria este folosită pentru a reține datele și codul proceselor (și nucleului), I/O este folosit pentru comunicarea cu exteriorul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un proces care nu are mod de comunicare cu exteriorul este inutil (nu citește nimic, nu generează nimic)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procesele comunică prin interfețe de I/O cu: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* utilizatorul: tastatură, mouse, monitor, imprimantă, cameră video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* alte procese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  * de pe același sistem: folosind fișiere, pipe-uri/fifo-uri, sockeți UNIX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  * sau pe alte sisteme: folosind rețeaua), dispozitive unde sunt 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* dispozitive dedicate: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  * de informare/investigare: senzori (elemente care culeg informație din exterior): de temperatură, umiditate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  * de control: actuatori (elemente mecanice sau electrice care execută o acțiune): de obicei în sistemele robotice sau industriale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  * de stocare: HDD, USB drive, CD-ROM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comunicarea cu dispozitivele I/O este critică și este mediată de sistemul de operare; sistemul de operare are grijă ca datele transferate către/de la proces să nu fie interpelate de alt proces; comunicarea cu I/O necesită, de obicei, tranziția în modul privilegiat (kernel space)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pe lângă multiplexarea/demultiplexarea datelor, nucleul oferă mecanisme de "scheduling" a transmiterii datelor pentru îmbunătățirea performanței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pentru I/O vorbim în general, de niveluri: nivelul hardware, nivelul sistemului de operare / kernel, nivelul aplicație / interfața user space; le vom parcurge bottom up</w:t>
      </w:r>
    </w:p>
    <w:p w:rsidR="00000000" w:rsidDel="00000000" w:rsidP="00000000" w:rsidRDefault="00000000" w:rsidRPr="00000000" w14:paraId="00000022">
      <w:pPr>
        <w:pStyle w:val="Heading1"/>
        <w:pageBreakBefore w:val="0"/>
        <w:rPr/>
      </w:pPr>
      <w:bookmarkStart w:colFirst="0" w:colLast="0" w:name="_z3hr9148w4x6" w:id="3"/>
      <w:bookmarkEnd w:id="3"/>
      <w:r w:rsidDel="00000000" w:rsidR="00000000" w:rsidRPr="00000000">
        <w:rPr>
          <w:rtl w:val="0"/>
        </w:rPr>
        <w:t xml:space="preserve">I/O în hardware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recapitulare de la PM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la nivel hardware, comunicarea cu dispozitivele de I/O are loc pe axa: procesor -&gt; magistrală -&gt; controller -&gt; dispozitiv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magistrala (de I/O) reprezintă un număr de linii electrice pe care se transmit datele/comenzile/informațiile de la/către dispozitiv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datele ajung la un controller, un chip dedicat care are informații despre specificul fizic/electric al dispozitivului și îl comandă corespunzător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controller-ul dispune de zone de memorie (registre) care rețin datele sau comenzile sau stările; aceste registre sunt adresate de procesor printr-o schemă dedicată, similar memoriei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registrele sunt de 4 tipuri: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* citire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* scriere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* comandă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* stare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procesorul folosește schema de adresare pentru a scrie sau a citi informații din registrul dedicat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sunt folosite două scheme de adresare a registrelor controller-ului: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* port-mapped I/O (isolated I/O): un spațiu dedicat de adresare este folosit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* memory-mapped I/O: un spațiu din adresarea *fizică* a procesorului este folosit pentru I/O; adică o parte din adresele fizice ajung în memoria principală, altele ajung în I/O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+ diagramă cu port-mapped I/O și memory-mapped I/O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memory-mapped I/O este folosit cel mai mult, simplifică circuitele interne pentru că folosește o singură schemă de adresare; de avut în vedere că datele ajung în memoria cache și este posibil să fie reordonate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memory-mapped I/O a crescut în prezență odată cu trecerea la arhitecturi pe 32 de biți și 64 de biți când spațiul fizic de adresare a devenit mai generos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pe x86 există și port-mapped I/O (instrucțiunile IN și OUT din x86 assembly) și memory-mapped I/O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+ de văzut /proc/ioports și /proc/iomem (sudo cat ...); de făcut suma zonelor unde apare "system RAM" la /proc/iomem</w:t>
      </w:r>
    </w:p>
    <w:p w:rsidR="00000000" w:rsidDel="00000000" w:rsidP="00000000" w:rsidRDefault="00000000" w:rsidRPr="00000000" w14:paraId="00000036">
      <w:pPr>
        <w:pStyle w:val="Heading1"/>
        <w:pageBreakBefore w:val="0"/>
        <w:rPr/>
      </w:pPr>
      <w:bookmarkStart w:colFirst="0" w:colLast="0" w:name="_70xud4mrhgzq" w:id="4"/>
      <w:bookmarkEnd w:id="4"/>
      <w:r w:rsidDel="00000000" w:rsidR="00000000" w:rsidRPr="00000000">
        <w:rPr>
          <w:rtl w:val="0"/>
        </w:rPr>
        <w:t xml:space="preserve">Comunicarea hardware cu dispozitivele I/O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comunicarea cu dispozitivele de I/O trece prin controller: procesorul scrie în registrele controller-ului, apoi controller-ul le transferă dispozitivului; sau procesorul citește din registrele controller-ului datele primite de la dispozitiv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procesorul trebuie să știe când poate să citească sau să scrie; riscă să citească date nevalide sau să suprascrie datele care nu au fost trimise; procesorul trebuie să se sincronizeze cu controller-ul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sincronizarea se realizează în două moduri: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* polling: procesorul investighează constant starea controller-ului și când are de citit/scris date, operează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* întreruperi: procesorul este notificat de controller printr-un semnal electric pe o linie dedicată de disponibilitatea de a primi sau transmite date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în general preferăm folosirea întreruperilor, pentru că nu țin procesorul ocupat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întreruperile sunt însă dezavantajoase la un trafic mare de date (de exemplu plăcile de rețea 10Gbit, 40Gbit) și atunci se preferă polling; DPDK, un framework de prelucrare rapidă de pachete, folosește polling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se poate tranzita din polling în întrerupere în funcție de situație (la trafic mic întreruperi, la trafic mare polling)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întreruperile sunt livrate de controller către controller-ul de întreruperi al procesorului (APIC pe x86, GIC pe ARM) care apoi livrează întreruperea procesorului; întreruperile sunt livrate pe o "linie" de întrerupere care identifică astfel întreruperea (IRQ); primirea unei întreruperi duce la rularea unei rutine de tratare a întreruperii (ISR: Interrupt Service Routine) aflată în memoria sistemului de operare în tabela vectorilor de întrerupere (IDT: Interrupt Descriptor Table)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+ sudo cat /proc/interrupts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pentru a minimiza interacțiunea cu procesorul, anumite dispozitive folosesc DMA (Direct Memory Access): un chip dedicat realizează transferul unor blocuri mari de date din controller în memoria principală la comanda procesorului fără ca procesorul să se ocupe de realizarea transferului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procesoarele I/O sunt componente specializate care au și rol de comandă (au instrucțiuni proprii) pentru realizarea transferului; mai mult decât DMA au secvențe de instrucțiuni pe care le execută; de exemplu PLX IOP 480 încorporează un core PowerPC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+ diagramă cu procesor I/O</w:t>
      </w:r>
    </w:p>
    <w:p w:rsidR="00000000" w:rsidDel="00000000" w:rsidP="00000000" w:rsidRDefault="00000000" w:rsidRPr="00000000" w14:paraId="00000044">
      <w:pPr>
        <w:pStyle w:val="Heading1"/>
        <w:pageBreakBefore w:val="0"/>
        <w:rPr/>
      </w:pPr>
      <w:bookmarkStart w:colFirst="0" w:colLast="0" w:name="_h8qaqaugvajf" w:id="5"/>
      <w:bookmarkEnd w:id="5"/>
      <w:r w:rsidDel="00000000" w:rsidR="00000000" w:rsidRPr="00000000">
        <w:rPr>
          <w:rtl w:val="0"/>
        </w:rPr>
        <w:t xml:space="preserve">Device drivere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rutinele de tratare ale întreruperilor și părțile ce realizează transferul de la / către controller sunt parte din sistemul de operare (kernel), mai precis din drivere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un driver este o componentă ce rulează uzual în kernel space care se ocupă de comunicarea sistemului de operare cu dispozitivul; este în mod tipic un modul de kernel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+ /proc/devices arată asocierea între anumite dispozitive (identificate prin major) și driverul corespunzător (identificat prin nume)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în general există o interfață generică de comunicare cu device driverele, iar device driverele traduc această interfață în comunicarea cu controller-ul dispozitivului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la device driver ajung întreruperile de la hardware și cererile de comunicare declanșate prin apel de sistem din user space (de exemplu apeluri de forma read() sau write())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device driver-ul este astfel o colecție de funcții apelate la primirea întreruperilor sau a unor cereri de la aplicații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mai multe despre drivere la cursul de Sisteme de operare 2 (anul 4 C3, semestrul 2)</w:t>
      </w:r>
    </w:p>
    <w:p w:rsidR="00000000" w:rsidDel="00000000" w:rsidP="00000000" w:rsidRDefault="00000000" w:rsidRPr="00000000" w14:paraId="0000004C">
      <w:pPr>
        <w:pStyle w:val="Heading1"/>
        <w:pageBreakBefore w:val="0"/>
        <w:rPr/>
      </w:pPr>
      <w:bookmarkStart w:colFirst="0" w:colLast="0" w:name="_mkq7rt77fd0v" w:id="6"/>
      <w:bookmarkEnd w:id="6"/>
      <w:r w:rsidDel="00000000" w:rsidR="00000000" w:rsidRPr="00000000">
        <w:rPr>
          <w:rtl w:val="0"/>
        </w:rPr>
        <w:t xml:space="preserve">Niveluri intermediare pentru prelucrarea I/O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comenzile și datele transferate de la / către user space pot ajunge la device driver direct de la handler-ul de apel de sistem sau printr-un nivel intermediar la nivelul nucleului, nivel responsabil cu prelucrarea datelor din considerente de performanță sau pentru a reduce complexitatea driver-ului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acest nivel intermediar se numește, generic, I/O manager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este întâlnit des la discuri (spații de stocare) și la plăcile de rețea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la plăcile de rețea de la un apel de sistem până la driver, se trece prin stiva de networking; stiva se ocupă cu implementarea protocoalelor IP, TCP, în vreme ce driverul comunică cu placa de rețea care implementează protocolul Ethernet; vom mai detalia la cursul 11: Networking în sistemul de operare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la discuri, există un nivel intermediar (disk layer, block layer) și un nivel de implementare a sistemului de fișier deasupra sa, independente de drivere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implementarea sistemului de fișiere este generică și se ocupă de maparea unui fișier (văzut ca secvență de octeți) pe blocuri pe disc; driverul se ocupă de transferul efectiv către controller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block I/O layer se ocupă de operații de ordonarea și unificarea cererilor (sorting and merging) pentru a face cât mai puține cereri cu dispozitivul de stocare; ordonarea este utilă la discuri mecanice (hard disks) dar  nu la discuri flash (solid-state drive)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block I/O layer gestionează buffer cache-ul: cache de memorie ale datelor de pe disc pentru a scrie / citi mai repede; astfel operațiile de scriere din user space vor ajunge în buffer cache și ulterior vor fi sincronizate pe disc; la fel, citirea de date se face tipic din buffer cache, doar când datele nu sunt prezente se aduc de pe disc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+ demo cu disk cache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tipic la citiri de pe disc se face read-ahead pentru a aduce date mai multe pentru accese viitoare</w:t>
      </w:r>
    </w:p>
    <w:p w:rsidR="00000000" w:rsidDel="00000000" w:rsidP="00000000" w:rsidRDefault="00000000" w:rsidRPr="00000000" w14:paraId="00000057">
      <w:pPr>
        <w:pStyle w:val="Heading1"/>
        <w:pageBreakBefore w:val="0"/>
        <w:rPr/>
      </w:pPr>
      <w:bookmarkStart w:colFirst="0" w:colLast="0" w:name="_8chkgtf4qk2a" w:id="7"/>
      <w:bookmarkEnd w:id="7"/>
      <w:r w:rsidDel="00000000" w:rsidR="00000000" w:rsidRPr="00000000">
        <w:rPr>
          <w:rtl w:val="0"/>
        </w:rPr>
        <w:t xml:space="preserve">Interfața user space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peste drivere și nivelurile intermediare nucleul expune interfața de apel de sistem aplicațiilor (system (call) API)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un proces abstractizează procesorul (thread-uri), memoria (spațiu virtual de adrese) și I/O (tabela de descriptori de fișiere)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operațiile expuse de kernel se realizează uzual peste un descriptor de fișier: fișier, director, char/block device, socket UNIX, socket de rețea, pipe, FIFO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interfața de file descriptori a fost extinsă în Linux la timere, semnale (timerfd, signalfd): universal I/O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în Windows, majoritatea componentelor sunt gestionate de un HANDLE, incluzând și evenimente, procese, thread-uri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operațiile uzuale pentru I/O expuse în system (call) API sunt de forma: open, close, read, write, seek (pentru block device-uri), ioctl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operația seek plasează un cursor/pointer; este specifică dispozitivelor cu acces aleator (block devices) nu la cele cu acces secvențial (char device-uri)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pentru a obține un descriptor de fișier, dispozitivele trebuie deschise (folosind open); se folosește o cale (o intrare în sistemul de fișiere)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acea cale poate să nu fie un fișier: poate fi un socket UNIX, un FIFO, un block device sau un char device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block/char device-urile se găsesc uzual în /dev/; sunt identificate de un major și un minor (acesta este modul în care un device driver este înregistrat, calea este doar ceva pentru înțelesul utilizatorului; putem folosi orice nume cât timp avem </w:t>
      </w:r>
      <w:r w:rsidDel="00000000" w:rsidR="00000000" w:rsidRPr="00000000">
        <w:rPr>
          <w:rtl w:val="0"/>
        </w:rPr>
        <w:t xml:space="preserve">majorul și minorul corespunzător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https://www.quora.com/What-is-a-major-and-minor-number/answer/Jyoti-Singh-277?ch=99&amp;share=56a118ea&amp;srid=oLqI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+ vizualizare intrări în /dev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+ demo cu ioctl pe CD-ROM</w:t>
      </w:r>
    </w:p>
    <w:p w:rsidR="00000000" w:rsidDel="00000000" w:rsidP="00000000" w:rsidRDefault="00000000" w:rsidRPr="00000000" w14:paraId="00000064">
      <w:pPr>
        <w:pStyle w:val="Heading1"/>
        <w:pageBreakBefore w:val="0"/>
        <w:rPr/>
      </w:pPr>
      <w:bookmarkStart w:colFirst="0" w:colLast="0" w:name="_pr4nnila7kbo" w:id="8"/>
      <w:bookmarkEnd w:id="8"/>
      <w:r w:rsidDel="00000000" w:rsidR="00000000" w:rsidRPr="00000000">
        <w:rPr>
          <w:rtl w:val="0"/>
        </w:rPr>
        <w:t xml:space="preserve">Creșterea performanței lucrului cu I/O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dispozitivele de I/O sunt lente; operațiile de I/O sunt adesea blocante și împiedică performanțe ridicate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de aceea sunt folosite soluții pentru a eficientiza lucrul cu I/O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operațiile read / write sunt numite operații sincrone și blocante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* sincrone: primesc atunci rezultatul operației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* blocante: dacă nu sunt date disponibile (pentru citire) sau nu este loc să se scrie (pentru scriere), thread-ul curent se blochează, se trece în starea WAITING, se schimbă contextul de execuție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alternativ, se pot folosi operații non-blocante (sincrone): se primește cât era disponibil sau se scrie cât era disponibil și se întoarce; dacă nu era disponibil se întoarce cu o semnalizare și se încearcă mai târziu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o altă variantă este folosirea de operații asincrone (implicit non-blocante): se livrează o cerere către sistemul de operare și apoi operația se întoarce; ulterior se primește o notificare de la sistemul de operare sau se verifică încheierea operației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operațiile asincrone au avantajul eficienței: nu se blochează thread-ul, se execută altceva în paralel cu operația executată de kernel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au dezavantajul unui mod de programare complicat: este nevoie de un automat de stări care să fie actualizat pe măsură ce operația evoluează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modelul de programare asincronă este alternativă la modelul de thread-uri pentru prelucrarea de cereri multiple; de fapt, în biblioteca standard de Linux, API-ul POSIX de operații asincrone e implementat cu thread-uri; programarea cu thread-uri e mai simplă, dar are un overhead de schimbare de context și probleme de sincronizare; programarea cu operații asincrone este mai complexă dar are un overhead mai redus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în aplicațiile cu multe operații I/O este nevoie de un API scalabil pentru multe conexiuni/cereri care să multiplexeze între file descriptori / handle-uri: epoll pe Linux, CompletionPorts pe Windows, kqueue pe *BSD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o altă abordare este reducerea numărului de apeluri de sistem efectuate pentru transfer, realizată în două moduri: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* scatter / gather I/O: se colectează un vector de buffere și se face un singur apel pentru scrierea (scatter) sau citirea (gather) acestora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* zero-copy: se evită transferul de date din kernel în user space și invers preferându-se transferul direct în kernel space de la un dispozitiv la altul fără intermedierea user space (dar sub comanda user space); se face acest lucru prin memory mapped files sau funcții precum sendfile() pe Linux/Unix sau TransmitFile() pe Windows</w:t>
      </w:r>
    </w:p>
    <w:p w:rsidR="00000000" w:rsidDel="00000000" w:rsidP="00000000" w:rsidRDefault="00000000" w:rsidRPr="00000000" w14:paraId="00000073">
      <w:pPr>
        <w:pStyle w:val="Heading1"/>
        <w:pageBreakBefore w:val="0"/>
        <w:rPr/>
      </w:pPr>
      <w:bookmarkStart w:colFirst="0" w:colLast="0" w:name="_frimnm6e7kdd" w:id="9"/>
      <w:bookmarkEnd w:id="9"/>
      <w:r w:rsidDel="00000000" w:rsidR="00000000" w:rsidRPr="00000000">
        <w:rPr>
          <w:rtl w:val="0"/>
        </w:rPr>
        <w:t xml:space="preserve">Sumar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dispozitivele de I/O permit comunicarea proceselor cu exteriorul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există mai multe niveluri de prelucrarea I/O, de la hardware către aplicații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la nivel hardware, comunicarea dintre procesor și dispozitiv este intermediată de un controller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controller-ul conține registre care sunt citite/scrise de procesor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adresarea registrelor controller-ului se face prin memory-mapped I/O sau port-mapped I/O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pentru a ști când să scrie sau să citească date la sau de la controller, procesorul primește întreruperi sau folosește polling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întreruperile vin ca un semnal electric pe o linie de întrerupere ducând la rularea unei rutine (ISR)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rutina este o componentă de cod de obicei parte dintr-un device driver, parte din kernel space care gestionează hardware-ul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driver-ul primește date de la hardware prin controller și din user space prin apel de sistem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nucleul sistemului de operare are niveluri software intermediare care implementează componente generice sau eficientizează accesul: stiva de rețea, filesystem, block I/O layer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block I/O layer este responsabilă de buffer cache, caching în memorie a datelor de pe disc pentru operații cât mai rapide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la nivelul user space, se expune o interfață de tip descriptor de fișier și operațiile open, read, write, close, seek, ioctl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operațiile clasice sunt sincrone și blocante; pentru performanță ridicată se folosesc operații neblocante sau asincrone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tot pentru performanță ridicată se folosesc soluții de tipul scatter-gather și zero-copy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quora.com/What-is-a-major-and-minor-number/answer/Jyoti-Singh-277?ch=99&amp;share=56a118ea&amp;srid=oLq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