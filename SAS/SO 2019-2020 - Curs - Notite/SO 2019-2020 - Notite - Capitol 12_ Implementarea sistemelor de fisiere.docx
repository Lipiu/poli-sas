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b80ytd50rmeu" w:id="0"/>
      <w:bookmarkEnd w:id="0"/>
      <w:r w:rsidDel="00000000" w:rsidR="00000000" w:rsidRPr="00000000">
        <w:rPr>
          <w:rtl w:val="0"/>
        </w:rPr>
        <w:t xml:space="preserve">Capitol 12: Implementarea sistemelor de fișiere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b4aefyekdm1a" w:id="1"/>
      <w:bookmarkEnd w:id="1"/>
      <w:r w:rsidDel="00000000" w:rsidR="00000000" w:rsidRPr="00000000">
        <w:rPr>
          <w:rtl w:val="0"/>
        </w:rPr>
        <w:t xml:space="preserve">Sumar curs anterior (Dispozitive de intrare/ieșire)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placa de rețea este folosită pentru transferul datelor de la mai multe aplicații (de la mai mulți sockeți)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placa de rețea și fiecare socket au buffere de transmitere (TX) și recepție (RX)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primirea pachetelor generează o întrerupere, procesorul apoi preia pachetele și le pune în memorie, apoi sunt transmise socket-ului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fiecare socket TCP are asociat un 5-tuplu: adresă sursă, port sursă, adresă destinație, port destinație, protocol; pe baza pachetului sursă al pachetului primit se demultiplexează socketul care trebuie să primească pachetul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în cazul UDP un pachet transferat din user space duc</w:t>
      </w:r>
      <w:ins w:author="Alexandru Trofim" w:id="0" w:date="2024-01-31T22:24:41Z">
        <w:del w:author="Frasdemsky" w:id="1" w:date="2025-02-05T19:17:50Z">
          <w:r w:rsidDel="00000000" w:rsidR="00000000" w:rsidRPr="00000000">
            <w:rPr>
              <w:b w:val="1"/>
              <w:bCs w:val="1"/>
              <w:rtl w:val="0"/>
              <w:rPrChange w:author="Alexandru Trofim" w:id="2" w:date="2024-01-31T22:24:41Z">
                <w:rPr/>
              </w:rPrChange>
            </w:rPr>
            <w:delText xml:space="preserve">i</w:delText>
          </w:r>
        </w:del>
      </w:ins>
      <w:r w:rsidDel="00000000" w:rsidR="00000000" w:rsidRPr="00000000">
        <w:rPr>
          <w:rtl w:val="0"/>
        </w:rPr>
        <w:t xml:space="preserve">e la transferul unui pachet (datagrame)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în cazul TCP se copiază într-un buffer al nucleului de unde este transferat la momentul potrivit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un apel de transmitere (TX, send) se blochează dacă bufferul nucleului este plin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un apel de primire (RX, receive) se blochează dacă bufferul nucleului este gol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pachetele sunt transmise la dimensiunea frame-ului plăcii de rețea (MTU: Maximum Transmission Unit), 1500 octeți</w:t>
      </w:r>
    </w:p>
    <w:p w:rsidR="00000000" w:rsidDel="00000000" w:rsidP="00000000" w:rsidRDefault="00000000" w:rsidRPr="00000000" w14:paraId="0000000C">
      <w:pPr>
        <w:pageBreakBefore w:val="0"/>
        <w:rPr>
          <w:ins w:author="Cristina Ioan" w:id="3" w:date="2025-09-11T15:01:23Z"/>
        </w:rPr>
      </w:pPr>
      <w:r w:rsidDel="00000000" w:rsidR="00000000" w:rsidRPr="00000000">
        <w:rPr>
          <w:rtl w:val="0"/>
        </w:rPr>
        <w:t xml:space="preserve">pentru a mări viteza există suport pentru segmentation offload în care un segment mai mare este compartimentat în frame-uri</w:t>
      </w:r>
      <w:ins w:author="Cristina Ioan" w:id="3" w:date="2025-09-11T15:01:2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D">
      <w:pPr>
        <w:pageBreakBefore w:val="0"/>
        <w:rPr>
          <w:ins w:author="Cristina Ioan" w:id="3" w:date="2025-09-11T15:01:23Z"/>
        </w:rPr>
      </w:pPr>
      <w:ins w:author="Cristina Ioan" w:id="3" w:date="2025-09-11T15:01:2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E">
      <w:pPr>
        <w:pageBreakBefore w:val="0"/>
        <w:rPr>
          <w:ins w:author="Cristina Ioan" w:id="3" w:date="2025-09-11T15:01:23Z"/>
        </w:rPr>
      </w:pPr>
      <w:ins w:author="Cristina Ioan" w:id="3" w:date="2025-09-11T15:01:2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F">
      <w:pPr>
        <w:pageBreakBefore w:val="0"/>
        <w:rPr>
          <w:ins w:author="Cristina Ioan" w:id="3" w:date="2025-09-11T15:01:23Z"/>
        </w:rPr>
      </w:pPr>
      <w:ins w:author="Cristina Ioan" w:id="3" w:date="2025-09-11T15:01:2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0">
      <w:pPr>
        <w:pageBreakBefore w:val="0"/>
        <w:rPr>
          <w:ins w:author="Cristina Ioan" w:id="3" w:date="2025-09-11T15:01:23Z"/>
        </w:rPr>
      </w:pPr>
      <w:ins w:author="Cristina Ioan" w:id="3" w:date="2025-09-11T15:01:2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pentru prelucrarea datelor pentru mai multe conexiuni avem varianta asincronă sau varianta multithread/multiproces, varianta asincronă este eficientă dar e dificil de programat, este nevoie de menținerea unei stări a fiecărei conexiuni</w:t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5jbgwdefjxuo" w:id="2"/>
      <w:bookmarkEnd w:id="2"/>
      <w:r w:rsidDel="00000000" w:rsidR="00000000" w:rsidRPr="00000000">
        <w:rPr>
          <w:rtl w:val="0"/>
        </w:rPr>
        <w:t xml:space="preserve">Stocarea datelor și sistemul de fișiere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aplicațiile și sistemul de operare folosesc memoria pentru reținerea codului și datelor, procesorul pentru prelucrare și I/O pentru comunicare cu exteriorul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pornirea unei aplicații sau a sistemului de operare necesită un suport persistent (pentru reținerea executabilelor, bibliotecilor, imagini de kernel)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aplicațiile folosesc date (configurare, multimedia, baze de date) care necesită un suport persistent (non-volatile)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dispozitivele de stocare (storage) sunt dispozitive I/O care asigură suport persistent, în general discuri (CD/DVD/Blu-ray, HDD, SSD, USB flash drive), NVRAM; cartelele perforate (punch cards) sau bandă magnetică erau forme de stocare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datele sunt organizate în fișiere pe dispozitivele de stocare pentru a fi accesate de aplicații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fișierele sunt forme de compartimentare a datelor; uzual fișierele sunt structurate ierarhic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modul de organizare a datelor pe un suport persistent reprezintă sistemul de fișiere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sistemul de fișiere expune o interfață aplicațiilor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interfața este în linii mari generică, aceleași tipuri de operații sunt expuse de toate sistemele de fișiere, indiferent de implementarea acestora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este responsabilitatea sistemului de operare să ofere o interfață comună care să ascundă complexitatea și diversitatea sistemelor de fișiere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+ diagramă cu discuri, sisteme de fișiere, sistem de operare, interfață comună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un sistem de fișiere urmărește să asigure o structură ierarhică (pentru organizarea informațiilor în directoare, subdirectoare, fișiere), performanță (să fie rapid) și scalabilitate (să putem crea multe fișiere, fișiere mari)</w:t>
      </w:r>
    </w:p>
    <w:p w:rsidR="00000000" w:rsidDel="00000000" w:rsidP="00000000" w:rsidRDefault="00000000" w:rsidRPr="00000000" w14:paraId="00000020">
      <w:pPr>
        <w:pStyle w:val="Heading1"/>
        <w:pageBreakBefore w:val="0"/>
        <w:rPr/>
      </w:pPr>
      <w:bookmarkStart w:colFirst="0" w:colLast="0" w:name="_5c9iqpz92wds" w:id="3"/>
      <w:bookmarkEnd w:id="3"/>
      <w:r w:rsidDel="00000000" w:rsidR="00000000" w:rsidRPr="00000000">
        <w:rPr>
          <w:rtl w:val="0"/>
        </w:rPr>
        <w:t xml:space="preserve">Reminder: Interfața sistemului de fișiere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interfața sistemului de fișiere definește operațiile și structurile pentru lucrul cu fișiere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interfața cuprinde descriptori de fișiere și operațiile: deschidere, citire, scriere, căutare, închidere, creare, ștergere, mapare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fișierele sunt identificate de nume, un fișier deschis e identificat de un descriptor de fișier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deschiderea unui fișier oferă un descriptor de fișier procesului apelant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un descriptor de fișier este un index în tabela de descriptori de fișiere a unui proces care referă o structură de fișier deschis: permisiuni de deschidere, cursor de fișier, pointer la structura de fișier de pe disc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structura de fișier de disc (numită și FCB, File Control Block, inode pe Unix) este copiată în memorie de pe disc</w:t>
      </w:r>
    </w:p>
    <w:p w:rsidR="00000000" w:rsidDel="00000000" w:rsidP="00000000" w:rsidRDefault="00000000" w:rsidRPr="00000000" w14:paraId="0000002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 diagramă cu FCB pe disc, FCB în memorie, structură de fișier deschis, tabelă de descriptori de fișiere, descriptor de fișier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structura de fișier deschis dispare din memorie când dispar toate referințele către aceasta (când se închide un fișier)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FCB dispare din memorie când nu mai sunt fișiere deschise care o referă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FCB dispare de pe disc la operații de ștergere (rm, del)</w:t>
      </w:r>
    </w:p>
    <w:p w:rsidR="00000000" w:rsidDel="00000000" w:rsidP="00000000" w:rsidRDefault="00000000" w:rsidRPr="00000000" w14:paraId="0000002B">
      <w:pPr>
        <w:pStyle w:val="Heading1"/>
        <w:pageBreakBefore w:val="0"/>
        <w:rPr/>
      </w:pPr>
      <w:bookmarkStart w:colFirst="0" w:colLast="0" w:name="_m62eciesthra" w:id="4"/>
      <w:bookmarkEnd w:id="4"/>
      <w:r w:rsidDel="00000000" w:rsidR="00000000" w:rsidRPr="00000000">
        <w:rPr>
          <w:rtl w:val="0"/>
        </w:rPr>
        <w:t xml:space="preserve">File Control Block (FCB)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FCB este metadata unui fișier: informații despre fișier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este o structură persistentă care rezidă pe suportul persistent; este copiată în memorie atunci când este deschis un fișier și când se creează o structură de fișier deschis care o referă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se numește inode sau i-node (index node) pe sistemele de fișiere specifice sistemelor de operare Unix (ext4, HFS, AppleFS)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FCB conține: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* identificator (inode number, ino)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* controlul accesului (ownership, permissions)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* timpi de acces (timestamps)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* tip de fișiere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* dimensiunea datelor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* pointeri către date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+ folosire comandă stat pentru a afișa metadatele unui fișier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pointerii sunt către blocuri de date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există pointeri către blocuri de date care conțin pointeri către blocuri de date (indirectare)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există pointeri către blocuri de date care conțin pointeri către blocuri de date care conțin pointeri către blocuri de date (indirectare dublă)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există pointeri către ... (indirectare triplă)</w:t>
      </w:r>
    </w:p>
    <w:p w:rsidR="00000000" w:rsidDel="00000000" w:rsidP="00000000" w:rsidRDefault="00000000" w:rsidRPr="00000000" w14:paraId="0000003B">
      <w:pPr>
        <w:pStyle w:val="Heading1"/>
        <w:pageBreakBefore w:val="0"/>
        <w:rPr/>
      </w:pPr>
      <w:bookmarkStart w:colFirst="0" w:colLast="0" w:name="_3bx2znez8sp9" w:id="5"/>
      <w:bookmarkEnd w:id="5"/>
      <w:r w:rsidDel="00000000" w:rsidR="00000000" w:rsidRPr="00000000">
        <w:rPr>
          <w:rtl w:val="0"/>
        </w:rPr>
        <w:t xml:space="preserve">Numele unui fișier. Dentry-uri. (Hard) link-uri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în general, un FCB nu conține numele unui fișier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numele unui fișier este reținut într-o structură separată numită dentry (directory entry)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un dentry conține referință către inode (inode number) și numele fișierului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un dentry se mai numește un link (sau un hard link)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pot exista mai multe dentry-uri care referă același inode, adică mai multe hard link-uri, util pentru a plasa un fișier în mai multe locuri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un FCB conține și numărul de link-uri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+ demo cu folosirea ln pentru crearea de link-uri hard și ls -i pentru afișarea de informații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un fișier este șters când nu mai are link-uri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+ demo cu recuperare de fișier șters din /proc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comanda rm, apelul remove() nu șterg un fișier ci șterg un link (un dentry)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apelul de sistem aferent este unlink()/unlinkat()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+ demo cu strace -e unlinkat rm a.txt</w:t>
      </w:r>
    </w:p>
    <w:p w:rsidR="00000000" w:rsidDel="00000000" w:rsidP="00000000" w:rsidRDefault="00000000" w:rsidRPr="00000000" w14:paraId="00000048">
      <w:pPr>
        <w:pStyle w:val="Heading1"/>
        <w:pageBreakBefore w:val="0"/>
        <w:rPr/>
      </w:pPr>
      <w:bookmarkStart w:colFirst="0" w:colLast="0" w:name="_76l044d5dbyh" w:id="6"/>
      <w:bookmarkEnd w:id="6"/>
      <w:r w:rsidDel="00000000" w:rsidR="00000000" w:rsidRPr="00000000">
        <w:rPr>
          <w:rtl w:val="0"/>
        </w:rPr>
        <w:t xml:space="preserve">Directoare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dentry-urile sunt reținute în blocurile de date ale directoarelor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un director este un fișier ale cărui blocuri de date conțin dentry-uri; pot fi dentry-uri de fișiere sau de subdirectoare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tipul unui fișier poate fi: obișnuit (regular) sau director (directory) sau alte tipuri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comanda ln creează un dentry nou într-un  bloc de date al unui director, dentry ce referă un inode/FCB existent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comanda rm/unlink șterge/invalidează un dentry într-un bloc de date al unui director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dacă un FCB nu mai are un dentry care îl referă este șters împreună cu blocurile de date ale FCB-ului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există un director rădăcină, acesta este marcat corespunzător în sistemul de fișiere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ierarhia sistemului de fișiere este construită din parcurgerea dentry-urilor din directorul rădăcină, dentry-uri referă alte FCB-uri de tip director, care conțin dentry-uri către FCB-uri de tip fișier și director și așa mai departe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un director trebuie să permită și urcatul în ierarhia, cu ajutorul comenzii cd ..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un director conține un dentry cu numele .., dentry ce referă FCB-ul directorul părinte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de asemenea, un director conține un dentry cu numele ., auto-referențiere, de unde ./a.out sau cp path/to/file .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de aceea, un director fără subdirectoare are două link-uri: dentry-ul din directorul părinte cu numele directorului și . (auto-referința)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pe cazul general, un director cu N subdirectoare are N+2 link-uri: dentry-ul din directorul părinte cu numele directorului și . (auto-referința) și intrările .. din fiecare subdirector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+ demo cu directoare și număr de link-uri de directoare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dimensiunea unui director (numărul de blocuri ocupate) este proporțional cu numărul de intrări din director (număr de dentry-uri): cu cât mai multe fișiere/directoare conține, cu atât dimensiunea unui director (numărul de blocuri ocupate) este mai mare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+ demo cu dimensiunea unui director</w:t>
      </w:r>
    </w:p>
    <w:p w:rsidR="00000000" w:rsidDel="00000000" w:rsidP="00000000" w:rsidRDefault="00000000" w:rsidRPr="00000000" w14:paraId="00000059">
      <w:pPr>
        <w:pStyle w:val="Heading1"/>
        <w:pageBreakBefore w:val="0"/>
        <w:rPr/>
      </w:pPr>
      <w:bookmarkStart w:colFirst="0" w:colLast="0" w:name="_jyrp44t0262m" w:id="7"/>
      <w:bookmarkEnd w:id="7"/>
      <w:r w:rsidDel="00000000" w:rsidR="00000000" w:rsidRPr="00000000">
        <w:rPr>
          <w:rtl w:val="0"/>
        </w:rPr>
        <w:t xml:space="preserve">Alte tipuri de intrări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fișierele (indicate de FCB) pot fi fișiere obișnuite (regular files) sau directoare sau alte tipuri de fișiere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symbolic link-urile (symlink) sunt FCB-uri al căror conținut este o cale, un șir; șirul este interpretat și rezultă un dentry și FCB-ul corespunzător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un symlink poate fi "dangling" dacă șirul nu este o cale validă (nu se rezolvă la dentry și FCB)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comanda readlink rezolvă șirul de tip cale a unui FCB de tipul symlink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un symlink este un inode, un hard link este un dentry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putem crea symlink-uri la intrări din alte partiții (sisteme de fișiere montate), dar nu hard link-uri; două sisteme de fișiere diferite au fișiere diferite cu același inode, nu ar funcționa un hard link între sisteme de fișiere, nu ar face diferența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+ demo cu stat pe un symbolic link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alte intrări în sistemul de fișiere sunt sockeți UNIX, named pipes (FIFO), char device, block device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aceste intrări au FCB dar nu au date; sunt doar interfețe de comunicare inter-proces (sockeți UNIX, named pipes) sau de interacțiune cu resurse (hardware) expuse de sistemul de operare (char device, block device)</w:t>
      </w:r>
    </w:p>
    <w:p w:rsidR="00000000" w:rsidDel="00000000" w:rsidP="00000000" w:rsidRDefault="00000000" w:rsidRPr="00000000" w14:paraId="00000063">
      <w:pPr>
        <w:pStyle w:val="Heading1"/>
        <w:pageBreakBefore w:val="0"/>
        <w:rPr/>
      </w:pPr>
      <w:bookmarkStart w:colFirst="0" w:colLast="0" w:name="_nxc2vtzc06l2" w:id="8"/>
      <w:bookmarkEnd w:id="8"/>
      <w:r w:rsidDel="00000000" w:rsidR="00000000" w:rsidRPr="00000000">
        <w:rPr>
          <w:rtl w:val="0"/>
        </w:rPr>
        <w:t xml:space="preserve">Gestiunea spațiului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când creăm un hard link (dentry) se ocupă un slot dintr-un bloc de date al unui director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ocuparea înseamnă validarea/activarea acelei intrări; putem spune că se alocă un bloc nou atunci când nu mai sunt slot-uri în blocurile curente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ștergerea unui link înseamnă invalidarea/dezactivarea acelei intrări (uzual se pune -1 sau 0 în câmpul ino al inode-ului)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în mod similar există o zonă dedicată pentru inode-uri; în acea zonă se validează/activează sau invalidează/dezactivează inode-uri în momentul creării sau ștergerii unui inode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un bloc de date este valid dacă este referit de un inode (și unul singur)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atunci când se scrie dincolo de limita curentă a fișierului se alocă un bloc de date nou, adică se referă acel bloc în cadrul inode-ului; când se trunchiază un fișier se "dezalocă" acel block, dispare referința din inode</w:t>
      </w:r>
    </w:p>
    <w:p w:rsidR="00000000" w:rsidDel="00000000" w:rsidP="00000000" w:rsidRDefault="00000000" w:rsidRPr="00000000" w14:paraId="0000006A">
      <w:pPr>
        <w:pStyle w:val="Heading1"/>
        <w:pageBreakBefore w:val="0"/>
        <w:rPr/>
      </w:pPr>
      <w:bookmarkStart w:colFirst="0" w:colLast="0" w:name="_rxy2ny1ltrc7" w:id="9"/>
      <w:bookmarkEnd w:id="9"/>
      <w:r w:rsidDel="00000000" w:rsidR="00000000" w:rsidRPr="00000000">
        <w:rPr>
          <w:rtl w:val="0"/>
        </w:rPr>
        <w:t xml:space="preserve">Dispunerea informațiilor pe spațiul de stocare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un sistem de fișiere ocupă spațiu pe un disc în urma formatării: secțiuni din partiție conțin informațiile de stocare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sistemul de fișiere cuprinde un superbloc: acesta conține informații despre celelalte secțiuni (metadate despre metadate)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în mod uzual există o zonă care reține informații despre inode-urile valide/activate/ocupate (inode map) și o zonă care reține informații despre blocurile valide/activate/ocupate (data map); aceste zone sunt uzual bitmap-uri: bit 0 înseamnă inode sau bloc liber, bit 1 înseamnă inode sau bloc ocupat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o zonă dedicată reține inode-urile și altă zonă reține blocurile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inode-urile au pointeri (numere de blocuri) către  blocurile corespunzătoare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inode-urile/blocurile valide sunt marcate astfel în bitmap-ul corespunzător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+ diagramă cu dispunerea informațiilor pe spațiul de stocare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când se creează un fișier, se găsește un loc liber (bitul 0 în inode map) se marchează în inode bitmap bitul 1 și se completează inode-ul corespunzător în zona de inode-uri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când se eliberează un fișier, se marchează bitul 0 în inode map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de obicei la eliberare nu se completează cu zero inode-ul eliberat sau blocurile eliberate; ceea ce înseamnă că se pot recupera date la nevoie sau se pot exfiltra date mai vechi de un atacator care are acces la disc</w:t>
      </w:r>
    </w:p>
    <w:p w:rsidR="00000000" w:rsidDel="00000000" w:rsidP="00000000" w:rsidRDefault="00000000" w:rsidRPr="00000000" w14:paraId="00000075">
      <w:pPr>
        <w:pStyle w:val="Heading1"/>
        <w:pageBreakBefore w:val="0"/>
        <w:rPr/>
      </w:pPr>
      <w:bookmarkStart w:colFirst="0" w:colLast="0" w:name="_x92ryvox1zux" w:id="10"/>
      <w:bookmarkEnd w:id="10"/>
      <w:r w:rsidDel="00000000" w:rsidR="00000000" w:rsidRPr="00000000">
        <w:rPr>
          <w:rtl w:val="0"/>
        </w:rPr>
        <w:t xml:space="preserve">Operații cu sistemul de fișiere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un sistem de fișiere se află pe o partiție, în urma operației de formatare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formatarea creează superblocul și celelalte zone, creează inode-ul rădăcină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formatarea "raw" se asigură de zeroizarea partiției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un sistem de fișiere este montat pentru a fi folosit; montarea înseamnă legarea inode-ului rădăcină la o cale din sistemul de fișiere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sistemul de fișiere rădăcină este montat în /, alte sisteme de fișiere sunt montate în căi din sistemul de fișiere rădăcină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demontarea înseamnă dezactivarea căii unde a fost montat, sistemul de fișiere devine inaccesibil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în cazul unei întreruperi bruște este posibil să existe date inconsecvente: marcaje în data map, dar pointerii încă prezenți în blocul de date al fișierului, inode-uri marcate ca șterse dar intrări în valide de tip dentry; o astfel de soluție este rezolvată prin filesystem check (fsck)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pentru acces mai rapid la informații, este util ca blocurile de date să fie într-o zonă apropiată; operația se cheamă defragmentare</w:t>
      </w:r>
    </w:p>
    <w:p w:rsidR="00000000" w:rsidDel="00000000" w:rsidP="00000000" w:rsidRDefault="00000000" w:rsidRPr="00000000" w14:paraId="0000007E">
      <w:pPr>
        <w:pStyle w:val="Heading1"/>
        <w:pageBreakBefore w:val="0"/>
        <w:rPr/>
      </w:pPr>
      <w:bookmarkStart w:colFirst="0" w:colLast="0" w:name="_czncqv9j3wpn" w:id="11"/>
      <w:bookmarkEnd w:id="11"/>
      <w:r w:rsidDel="00000000" w:rsidR="00000000" w:rsidRPr="00000000">
        <w:rPr>
          <w:rtl w:val="0"/>
        </w:rPr>
        <w:t xml:space="preserve">Sumar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aplicațiile au nevoie de persistență pentru executabile și pentru datele folosite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spațiul de stocare persistent (discuri, NVRAM) este formatat cu un sistem de fișiere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sistemul de operare asigură interfață generică peste mai multe sisteme de fișiere, organizare ierarhică cu fișiere și directoare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interfața de sistem de fișiere cuprinde operații și descriptori de fișiere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un descriptor de fișier este un index în tabela de descriptori de fișiere a procesului, intrare care referă o structură de fișier deschis, care referă FCB în memorie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FCB (file control block) este metadata unui fișier și conține pointeri către datele fișierului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numele fișierului nu se găsește în FCB ci într-o structură numită dentry; pot exista mai multe dentry-uri (numite hard link-uri) la un fișier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un dentry conține numele fișierului și indexul inode-ului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un director este un fișier ale cărui blocuri de date conțin dentry-uri, adică intrările în acel director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un director are o referință .. către directorul părinte, și o referință . către sine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un director are N+2 hard link-uri/nume: numele său (în dentry-ul părintelui), referința către sine și referințele .. ale celor N subdirectoare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alte tipuri de intrări în sistemul de fișiere sunt symbolic link-urile, sockeții UNIX, FIFO-uri, char devices, block devices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symbolic link-urile conțin o cale, fiecare symbolic link este un inode; fiecare hard link este un dentry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pe disc datele sunt ținute în blocuri de date într-o zonă de blocuri, inode-urile într-o zonă de inode-uri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o zonă numită inode map și alta numită data map rețin ce blocuri și ce inode-uri sunt ocupate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superblocul este o zonă care definește unde se găsesc zonele unui sistem de fișiere formatat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pentru folosirea unui sistem de fișiere, se formatează o partiție și apoi se montează într-un punct de montare (un director existent)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sistemul de fișiere rădăcină e montat înaintea altor sisteme de fișiere în /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